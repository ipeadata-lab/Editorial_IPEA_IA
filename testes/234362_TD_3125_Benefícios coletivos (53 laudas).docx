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1.xml" ContentType="application/vnd.openxmlformats-officedocument.theme+xml"/>
  <Override PartName="/word/charts/chart3.xml" ContentType="application/vnd.openxmlformats-officedocument.drawingml.chart+xml"/>
  <Override PartName="/word/charts/colors3.xml" ContentType="application/vnd.ms-office.chartcolorstyle+xml"/>
  <Override PartName="/word/charts/style3.xml" ContentType="application/vnd.ms-office.chartstyl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8512" w14:textId="1150D0D6" w:rsidR="00315EAF" w:rsidRPr="008B1791" w:rsidRDefault="00315EAF"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TEXTO PARA DISCUSSÃO</w:t>
      </w:r>
    </w:p>
    <w:p w14:paraId="4567537B" w14:textId="7A6F1C02" w:rsidR="00D1663E" w:rsidRPr="008B1791" w:rsidRDefault="0080380A"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B</w:t>
      </w:r>
      <w:r w:rsidR="00205E83" w:rsidRPr="008B1791">
        <w:rPr>
          <w:rFonts w:ascii="Calibri" w:hAnsi="Calibri" w:cs="Calibri"/>
          <w:b/>
          <w:bCs/>
          <w:sz w:val="24"/>
          <w:szCs w:val="24"/>
        </w:rPr>
        <w:t>enefícios coletivos</w:t>
      </w:r>
      <w:r w:rsidR="0059285E" w:rsidRPr="008B1791">
        <w:rPr>
          <w:rFonts w:ascii="Calibri" w:hAnsi="Calibri" w:cs="Calibri"/>
          <w:b/>
          <w:bCs/>
          <w:sz w:val="24"/>
          <w:szCs w:val="24"/>
        </w:rPr>
        <w:t>:</w:t>
      </w:r>
      <w:r w:rsidR="000621DD" w:rsidRPr="008B1791">
        <w:rPr>
          <w:rFonts w:ascii="Calibri" w:hAnsi="Calibri" w:cs="Calibri"/>
          <w:b/>
          <w:bCs/>
          <w:sz w:val="24"/>
          <w:szCs w:val="24"/>
        </w:rPr>
        <w:t xml:space="preserve"> um</w:t>
      </w:r>
      <w:r w:rsidR="00520DC5" w:rsidRPr="008B1791">
        <w:rPr>
          <w:rFonts w:ascii="Calibri" w:hAnsi="Calibri" w:cs="Calibri"/>
          <w:b/>
          <w:bCs/>
          <w:sz w:val="24"/>
          <w:szCs w:val="24"/>
        </w:rPr>
        <w:t xml:space="preserve">a proposta </w:t>
      </w:r>
      <w:r w:rsidR="000621DD" w:rsidRPr="008B1791">
        <w:rPr>
          <w:rFonts w:ascii="Calibri" w:hAnsi="Calibri" w:cs="Calibri"/>
          <w:b/>
          <w:bCs/>
          <w:sz w:val="24"/>
          <w:szCs w:val="24"/>
        </w:rPr>
        <w:t>de definição e classificação</w:t>
      </w:r>
    </w:p>
    <w:p w14:paraId="52899BBD" w14:textId="77777777" w:rsidR="00C74800" w:rsidRPr="008B1791" w:rsidRDefault="00C74800" w:rsidP="007C5FF8">
      <w:pPr>
        <w:spacing w:after="120" w:line="290" w:lineRule="exact"/>
        <w:jc w:val="both"/>
        <w:rPr>
          <w:rFonts w:ascii="Calibri" w:hAnsi="Calibri" w:cs="Calibri"/>
          <w:sz w:val="24"/>
          <w:szCs w:val="24"/>
        </w:rPr>
      </w:pPr>
    </w:p>
    <w:p w14:paraId="0828125D"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Luciana Jaccoud</w:t>
      </w:r>
    </w:p>
    <w:p w14:paraId="04551C42"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Marina Brito Pinheiro</w:t>
      </w:r>
    </w:p>
    <w:p w14:paraId="0D70DC9B" w14:textId="5F209E5A" w:rsidR="004C6D4F"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Ana Cleusa Serra Mesquita</w:t>
      </w:r>
    </w:p>
    <w:p w14:paraId="1602E44B" w14:textId="3DFFD3C0" w:rsidR="00D9105C"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Claudia Regina Baddini Curralero</w:t>
      </w:r>
    </w:p>
    <w:p w14:paraId="33A72820" w14:textId="7ED842DE" w:rsidR="004C6D4F" w:rsidRPr="008B1791" w:rsidRDefault="00881E20"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Liliane Cristina</w:t>
      </w:r>
      <w:r w:rsidR="00315EAF" w:rsidRPr="008B1791">
        <w:rPr>
          <w:rFonts w:ascii="Calibri" w:eastAsia="Times New Roman" w:hAnsi="Calibri" w:cs="Calibri"/>
          <w:color w:val="222222"/>
          <w:kern w:val="0"/>
          <w:sz w:val="24"/>
          <w:szCs w:val="24"/>
          <w:lang w:eastAsia="pt-BR"/>
          <w14:ligatures w14:val="none"/>
        </w:rPr>
        <w:t xml:space="preserve"> Gonçalves</w:t>
      </w:r>
      <w:r w:rsidRPr="008B1791">
        <w:rPr>
          <w:rFonts w:ascii="Calibri" w:eastAsia="Times New Roman" w:hAnsi="Calibri" w:cs="Calibri"/>
          <w:color w:val="222222"/>
          <w:kern w:val="0"/>
          <w:sz w:val="24"/>
          <w:szCs w:val="24"/>
          <w:lang w:eastAsia="pt-BR"/>
          <w14:ligatures w14:val="none"/>
        </w:rPr>
        <w:t xml:space="preserve"> Bernardes</w:t>
      </w:r>
    </w:p>
    <w:p w14:paraId="2B3E8F68" w14:textId="77777777" w:rsidR="00C74800" w:rsidRPr="008B1791" w:rsidRDefault="00C74800" w:rsidP="00217ABC">
      <w:pPr>
        <w:spacing w:after="120" w:line="290" w:lineRule="exact"/>
        <w:jc w:val="both"/>
        <w:rPr>
          <w:rFonts w:ascii="Calibri" w:hAnsi="Calibri" w:cs="Calibri"/>
          <w:sz w:val="24"/>
          <w:szCs w:val="24"/>
        </w:rPr>
      </w:pPr>
    </w:p>
    <w:p w14:paraId="23582B32" w14:textId="77777777" w:rsidR="008B1791" w:rsidRDefault="008B1791" w:rsidP="008B1791">
      <w:pPr>
        <w:rPr>
          <w:rFonts w:ascii="Calibri" w:hAnsi="Calibri" w:cs="Calibri"/>
          <w:b/>
          <w:bCs/>
          <w:sz w:val="24"/>
          <w:szCs w:val="24"/>
        </w:rPr>
      </w:pPr>
    </w:p>
    <w:p w14:paraId="6A79F3C6" w14:textId="4D2BC602" w:rsidR="008B1791" w:rsidRPr="008B1791" w:rsidRDefault="008B1791" w:rsidP="008B1791">
      <w:pPr>
        <w:rPr>
          <w:rFonts w:ascii="Calibri" w:hAnsi="Calibri" w:cs="Calibri"/>
          <w:b/>
          <w:bCs/>
          <w:sz w:val="24"/>
          <w:szCs w:val="24"/>
        </w:rPr>
      </w:pPr>
      <w:r w:rsidRPr="008B1791">
        <w:rPr>
          <w:rFonts w:ascii="Calibri" w:hAnsi="Calibri" w:cs="Calibri"/>
          <w:b/>
          <w:bCs/>
          <w:sz w:val="24"/>
          <w:szCs w:val="24"/>
        </w:rPr>
        <w:t>SINOPSE</w:t>
      </w:r>
    </w:p>
    <w:p w14:paraId="3BDFCC71" w14:textId="1910D9A8" w:rsidR="008B1791" w:rsidRPr="008B1791" w:rsidRDefault="008B1791" w:rsidP="008B1791">
      <w:pPr>
        <w:spacing w:after="120" w:line="290" w:lineRule="exact"/>
        <w:ind w:firstLine="708"/>
        <w:jc w:val="both"/>
        <w:rPr>
          <w:rFonts w:ascii="Calibri" w:eastAsia="Times New Roman" w:hAnsi="Calibri" w:cs="Calibri"/>
          <w:sz w:val="24"/>
          <w:szCs w:val="24"/>
        </w:rPr>
      </w:pPr>
      <w:r w:rsidRPr="008B1791">
        <w:rPr>
          <w:rFonts w:ascii="Calibri" w:hAnsi="Calibri" w:cs="Calibri"/>
          <w:sz w:val="24"/>
          <w:szCs w:val="24"/>
        </w:rPr>
        <w:t>Este trabalho visa contribuir para o debate sobre a seguridade social</w:t>
      </w:r>
      <w:r w:rsidRPr="008B1791">
        <w:rPr>
          <w:rFonts w:ascii="Calibri" w:eastAsia="Times New Roman" w:hAnsi="Calibri" w:cs="Calibri"/>
          <w:sz w:val="24"/>
          <w:szCs w:val="24"/>
        </w:rPr>
        <w:t>, jogando luz sobre o tema dos benefícios coletivos. Considerando que diferentes perspectivas podem ser mobilizadas em torno do tema, o texto realiza um exercício de classificação dos benefícios coletivos a partir de três abordagens: (i) tipos de beneficiário; (</w:t>
      </w:r>
      <w:proofErr w:type="spellStart"/>
      <w:r w:rsidRPr="008B1791">
        <w:rPr>
          <w:rFonts w:ascii="Calibri" w:eastAsia="Times New Roman" w:hAnsi="Calibri" w:cs="Calibri"/>
          <w:sz w:val="24"/>
          <w:szCs w:val="24"/>
        </w:rPr>
        <w:t>ii</w:t>
      </w:r>
      <w:proofErr w:type="spellEnd"/>
      <w:r w:rsidRPr="008B1791">
        <w:rPr>
          <w:rFonts w:ascii="Calibri" w:eastAsia="Times New Roman" w:hAnsi="Calibri" w:cs="Calibri"/>
          <w:sz w:val="24"/>
          <w:szCs w:val="24"/>
        </w:rPr>
        <w:t>) tipos de ofertas e estratégias de provisão; e (</w:t>
      </w:r>
      <w:proofErr w:type="spellStart"/>
      <w:r w:rsidRPr="008B1791">
        <w:rPr>
          <w:rFonts w:ascii="Calibri" w:eastAsia="Times New Roman" w:hAnsi="Calibri" w:cs="Calibri"/>
          <w:sz w:val="24"/>
          <w:szCs w:val="24"/>
        </w:rPr>
        <w:t>iii</w:t>
      </w:r>
      <w:proofErr w:type="spellEnd"/>
      <w:r w:rsidRPr="008B1791">
        <w:rPr>
          <w:rFonts w:ascii="Calibri" w:eastAsia="Times New Roman" w:hAnsi="Calibri" w:cs="Calibri"/>
          <w:sz w:val="24"/>
          <w:szCs w:val="24"/>
        </w:rPr>
        <w:t xml:space="preserve">) resultados. As seções do texto dedicam-se, assim, a definir e analisar os benefícios coletivos naquelas três perspectivas, avançando em exemplos e na proposição de categorias internas a cada um dos grupos. Após a apresentação de cada abordagem, a classificação é retomada e apresentada sob a forma de uma proposta de tipologia. O exercício realizado sustenta a possibilidade de pensar em dimensões distintas de categorização dos benefícios coletivos e sugerem possibilidades promissoras de desenvolvimento de indicadores que possam dar melhor visibilidade a cada um dos tipos de benefícios coletivos.  </w:t>
      </w:r>
    </w:p>
    <w:p w14:paraId="616BAAB3" w14:textId="77777777" w:rsidR="008B1791" w:rsidRDefault="008B1791" w:rsidP="008B1791">
      <w:pPr>
        <w:rPr>
          <w:rFonts w:ascii="Calibri" w:hAnsi="Calibri" w:cs="Calibri"/>
          <w:sz w:val="24"/>
          <w:szCs w:val="24"/>
        </w:rPr>
      </w:pPr>
    </w:p>
    <w:p w14:paraId="13B2DBC0" w14:textId="087DE94C" w:rsidR="008B1791" w:rsidRPr="008B1791" w:rsidRDefault="008B1791" w:rsidP="008B1791">
      <w:pPr>
        <w:rPr>
          <w:rFonts w:ascii="Calibri" w:hAnsi="Calibri" w:cs="Calibri"/>
          <w:sz w:val="24"/>
          <w:szCs w:val="24"/>
        </w:rPr>
      </w:pPr>
      <w:r w:rsidRPr="008B1791">
        <w:rPr>
          <w:rFonts w:ascii="Calibri" w:hAnsi="Calibri" w:cs="Calibri"/>
          <w:sz w:val="24"/>
          <w:szCs w:val="24"/>
        </w:rPr>
        <w:t xml:space="preserve">Palavras-chave: </w:t>
      </w:r>
    </w:p>
    <w:p w14:paraId="4FA52047" w14:textId="77777777" w:rsidR="008B1791" w:rsidRPr="008B1791" w:rsidRDefault="008B1791" w:rsidP="008B1791">
      <w:pPr>
        <w:rPr>
          <w:rFonts w:ascii="Calibri" w:hAnsi="Calibri" w:cs="Calibri"/>
          <w:sz w:val="24"/>
          <w:szCs w:val="24"/>
        </w:rPr>
      </w:pPr>
      <w:r w:rsidRPr="008B1791">
        <w:rPr>
          <w:rFonts w:ascii="Calibri" w:hAnsi="Calibri" w:cs="Calibri"/>
          <w:sz w:val="24"/>
          <w:szCs w:val="24"/>
        </w:rPr>
        <w:t>seguridade social; benefícios coletivos; indicadores sociais; saúde; assistência social; previdência social; proteção social.</w:t>
      </w:r>
    </w:p>
    <w:p w14:paraId="0CD4213B"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JEL: I31</w:t>
      </w:r>
    </w:p>
    <w:p w14:paraId="410B9B51" w14:textId="77777777" w:rsidR="008B1791" w:rsidRPr="008B1791" w:rsidRDefault="008B1791" w:rsidP="008B1791">
      <w:pPr>
        <w:rPr>
          <w:rFonts w:ascii="Calibri" w:hAnsi="Calibri" w:cs="Calibri"/>
          <w:sz w:val="24"/>
          <w:szCs w:val="24"/>
          <w:lang w:val="fr-FR"/>
        </w:rPr>
      </w:pPr>
    </w:p>
    <w:p w14:paraId="755245D1" w14:textId="77777777" w:rsidR="008B1791" w:rsidRPr="008B1791" w:rsidRDefault="008B1791" w:rsidP="008B1791">
      <w:pPr>
        <w:rPr>
          <w:rFonts w:ascii="Calibri" w:hAnsi="Calibri" w:cs="Calibri"/>
          <w:b/>
          <w:bCs/>
          <w:sz w:val="24"/>
          <w:szCs w:val="24"/>
          <w:lang w:val="fr-FR"/>
        </w:rPr>
      </w:pPr>
      <w:r w:rsidRPr="008B1791">
        <w:rPr>
          <w:rFonts w:ascii="Calibri" w:hAnsi="Calibri" w:cs="Calibri"/>
          <w:b/>
          <w:bCs/>
          <w:sz w:val="24"/>
          <w:szCs w:val="24"/>
          <w:lang w:val="fr-FR"/>
        </w:rPr>
        <w:t>ABSTRACT</w:t>
      </w:r>
    </w:p>
    <w:p w14:paraId="64D50FAA" w14:textId="367AB954"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 xml:space="preserve">This work aims to contribute to the debate on social security by shedding light on the issue of collective benefits. Considering that different perspectives can be mobilized around the issue, the text carries out a classification exercise of collective benefits based on three approaches: (i) types of beneficiaries; (ii) types of provision and delivery strategies; and (iii) outcomes. The sections of the text therefore focus on defining and analysing collective benefits from these three perspectives, providing examples and proposing categories within each of these groups. After presenting each approach, the classification is revisited and presented in the form of a proposed typology. This exercise supports the possibility of thinking about different dimensions for categorising collective benefits and suggests </w:t>
      </w:r>
      <w:r w:rsidRPr="008B1791">
        <w:rPr>
          <w:rFonts w:ascii="Calibri" w:hAnsi="Calibri" w:cs="Calibri"/>
          <w:sz w:val="24"/>
          <w:szCs w:val="24"/>
          <w:lang w:val="fr-FR"/>
        </w:rPr>
        <w:lastRenderedPageBreak/>
        <w:t>promising possibilities for developing indicators that can make each type of collective benefit more visible.</w:t>
      </w:r>
    </w:p>
    <w:p w14:paraId="5CC6E790"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 xml:space="preserve">Keywords: </w:t>
      </w:r>
    </w:p>
    <w:p w14:paraId="55AE7459"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social security; collective benefits; social indicators; health; social assistance; social security; social protection.</w:t>
      </w:r>
    </w:p>
    <w:p w14:paraId="20B26FE6" w14:textId="77777777" w:rsidR="008B1791" w:rsidRPr="008B1791" w:rsidRDefault="008B1791" w:rsidP="008B1791">
      <w:pPr>
        <w:rPr>
          <w:rFonts w:ascii="Calibri" w:hAnsi="Calibri" w:cs="Calibri"/>
          <w:sz w:val="24"/>
          <w:szCs w:val="24"/>
        </w:rPr>
      </w:pPr>
      <w:r w:rsidRPr="008B1791">
        <w:rPr>
          <w:rFonts w:ascii="Calibri" w:hAnsi="Calibri" w:cs="Calibri"/>
          <w:sz w:val="24"/>
          <w:szCs w:val="24"/>
        </w:rPr>
        <w:t>JEL: I31</w:t>
      </w:r>
    </w:p>
    <w:p w14:paraId="6DD744C7" w14:textId="77777777" w:rsidR="00733529" w:rsidRDefault="00733529" w:rsidP="00217ABC">
      <w:pPr>
        <w:spacing w:after="120" w:line="290" w:lineRule="exact"/>
        <w:jc w:val="both"/>
        <w:rPr>
          <w:rFonts w:ascii="Calibri" w:hAnsi="Calibri" w:cs="Calibri"/>
          <w:sz w:val="24"/>
          <w:szCs w:val="24"/>
        </w:rPr>
      </w:pPr>
    </w:p>
    <w:p w14:paraId="2FE18184" w14:textId="77777777" w:rsidR="008B1791" w:rsidRPr="008B1791" w:rsidRDefault="008B1791" w:rsidP="00217ABC">
      <w:pPr>
        <w:spacing w:after="120" w:line="290" w:lineRule="exact"/>
        <w:jc w:val="both"/>
        <w:rPr>
          <w:rFonts w:ascii="Calibri" w:hAnsi="Calibri" w:cs="Calibri"/>
          <w:sz w:val="24"/>
          <w:szCs w:val="24"/>
        </w:rPr>
      </w:pPr>
    </w:p>
    <w:p w14:paraId="57724B4D" w14:textId="1A1F7A5B" w:rsidR="00264D30" w:rsidRPr="008B1791" w:rsidRDefault="00264D30" w:rsidP="00B24494">
      <w:pPr>
        <w:pStyle w:val="Ttulo1"/>
        <w:rPr>
          <w:rFonts w:ascii="Calibri" w:hAnsi="Calibri" w:cs="Calibri"/>
        </w:rPr>
      </w:pPr>
      <w:r w:rsidRPr="008B1791">
        <w:rPr>
          <w:rFonts w:ascii="Calibri" w:hAnsi="Calibri" w:cs="Calibri"/>
        </w:rPr>
        <w:t>Introdução</w:t>
      </w:r>
    </w:p>
    <w:p w14:paraId="4078C7F1" w14:textId="77777777" w:rsidR="00AE0B5B" w:rsidRPr="008B1791" w:rsidRDefault="00AE0B5B" w:rsidP="00217ABC">
      <w:pPr>
        <w:spacing w:after="120" w:line="290" w:lineRule="exact"/>
        <w:ind w:firstLine="709"/>
        <w:jc w:val="both"/>
        <w:rPr>
          <w:rFonts w:ascii="Calibri" w:hAnsi="Calibri" w:cs="Calibri"/>
          <w:sz w:val="24"/>
          <w:szCs w:val="24"/>
        </w:rPr>
      </w:pPr>
    </w:p>
    <w:p w14:paraId="4C857D5C" w14:textId="5E42F2D1" w:rsidR="00101A48" w:rsidRPr="008B1791" w:rsidRDefault="003A4B9F" w:rsidP="008A55E2">
      <w:pPr>
        <w:spacing w:after="120" w:line="290" w:lineRule="exact"/>
        <w:ind w:firstLine="709"/>
        <w:jc w:val="both"/>
        <w:rPr>
          <w:rFonts w:ascii="Calibri" w:hAnsi="Calibri" w:cs="Calibri"/>
          <w:sz w:val="24"/>
          <w:szCs w:val="24"/>
        </w:rPr>
      </w:pPr>
      <w:r w:rsidRPr="008B1791">
        <w:rPr>
          <w:rFonts w:ascii="Calibri" w:hAnsi="Calibri" w:cs="Calibri"/>
          <w:sz w:val="24"/>
          <w:szCs w:val="24"/>
        </w:rPr>
        <w:t>A implantação d</w:t>
      </w:r>
      <w:r w:rsidR="00101A48" w:rsidRPr="008B1791">
        <w:rPr>
          <w:rFonts w:ascii="Calibri" w:hAnsi="Calibri" w:cs="Calibri"/>
          <w:sz w:val="24"/>
          <w:szCs w:val="24"/>
        </w:rPr>
        <w:t xml:space="preserve">o </w:t>
      </w:r>
      <w:r w:rsidRPr="008B1791">
        <w:rPr>
          <w:rFonts w:ascii="Calibri" w:hAnsi="Calibri" w:cs="Calibri"/>
          <w:sz w:val="24"/>
          <w:szCs w:val="24"/>
        </w:rPr>
        <w:t xml:space="preserve">Portal </w:t>
      </w:r>
      <w:r w:rsidR="00101A48" w:rsidRPr="008B1791">
        <w:rPr>
          <w:rFonts w:ascii="Calibri" w:hAnsi="Calibri" w:cs="Calibri"/>
          <w:sz w:val="24"/>
          <w:szCs w:val="24"/>
        </w:rPr>
        <w:t>Beneficiômetro da Seguridade Social,</w:t>
      </w:r>
      <w:r w:rsidR="00101A48" w:rsidRPr="008B1791">
        <w:rPr>
          <w:rStyle w:val="Refdenotaderodap"/>
          <w:rFonts w:ascii="Calibri" w:hAnsi="Calibri" w:cs="Calibri"/>
          <w:sz w:val="24"/>
          <w:szCs w:val="24"/>
        </w:rPr>
        <w:footnoteReference w:id="2"/>
      </w:r>
      <w:r w:rsidR="008A55E2" w:rsidRPr="008B1791">
        <w:rPr>
          <w:rFonts w:ascii="Calibri" w:hAnsi="Calibri" w:cs="Calibri"/>
          <w:color w:val="282828"/>
          <w:sz w:val="24"/>
          <w:szCs w:val="24"/>
          <w:shd w:val="clear" w:color="auto" w:fill="FFFFFF"/>
        </w:rPr>
        <w:t xml:space="preserve"> </w:t>
      </w:r>
      <w:r w:rsidR="008A55E2" w:rsidRPr="008B1791">
        <w:rPr>
          <w:rFonts w:ascii="Calibri" w:hAnsi="Calibri" w:cs="Calibri"/>
          <w:sz w:val="24"/>
          <w:szCs w:val="24"/>
        </w:rPr>
        <w:t>tendo como objetivo produção e disponibilização periódica de indicadores sobre os benefícios garantidos pelo Estado na área da Seguridade Social,</w:t>
      </w:r>
      <w:r w:rsidR="00101A48" w:rsidRPr="008B1791">
        <w:rPr>
          <w:rFonts w:ascii="Calibri" w:hAnsi="Calibri" w:cs="Calibri"/>
          <w:sz w:val="24"/>
          <w:szCs w:val="24"/>
        </w:rPr>
        <w:t xml:space="preserve"> </w:t>
      </w:r>
      <w:r w:rsidR="004B3717" w:rsidRPr="008B1791">
        <w:rPr>
          <w:rFonts w:ascii="Calibri" w:hAnsi="Calibri" w:cs="Calibri"/>
          <w:sz w:val="24"/>
          <w:szCs w:val="24"/>
        </w:rPr>
        <w:t xml:space="preserve">vem propiciando uma melhor sistematização e desenvolvimento </w:t>
      </w:r>
      <w:r w:rsidR="008A55E2" w:rsidRPr="008B1791">
        <w:rPr>
          <w:rFonts w:ascii="Calibri" w:hAnsi="Calibri" w:cs="Calibri"/>
          <w:sz w:val="24"/>
          <w:szCs w:val="24"/>
        </w:rPr>
        <w:t>de informações</w:t>
      </w:r>
      <w:r w:rsidR="004B3717" w:rsidRPr="008B1791">
        <w:rPr>
          <w:rFonts w:ascii="Calibri" w:hAnsi="Calibri" w:cs="Calibri"/>
          <w:sz w:val="24"/>
          <w:szCs w:val="24"/>
        </w:rPr>
        <w:t xml:space="preserve"> sobre os benefícios sociais nas áreas de saúde, assistência e previdência social</w:t>
      </w:r>
      <w:r w:rsidR="008A55E2" w:rsidRPr="008B1791">
        <w:rPr>
          <w:rFonts w:ascii="Calibri" w:hAnsi="Calibri" w:cs="Calibri"/>
          <w:sz w:val="24"/>
          <w:szCs w:val="24"/>
        </w:rPr>
        <w:t xml:space="preserve">. Potencializando </w:t>
      </w:r>
      <w:r w:rsidR="001C2496" w:rsidRPr="008B1791">
        <w:rPr>
          <w:rFonts w:ascii="Calibri" w:hAnsi="Calibri" w:cs="Calibri"/>
          <w:sz w:val="24"/>
          <w:szCs w:val="24"/>
        </w:rPr>
        <w:t>maior</w:t>
      </w:r>
      <w:r w:rsidR="008A55E2" w:rsidRPr="008B1791">
        <w:rPr>
          <w:rFonts w:ascii="Calibri" w:hAnsi="Calibri" w:cs="Calibri"/>
          <w:sz w:val="24"/>
          <w:szCs w:val="24"/>
        </w:rPr>
        <w:t xml:space="preserve"> visibilidade e utilização dos </w:t>
      </w:r>
      <w:r w:rsidR="00581645" w:rsidRPr="008B1791">
        <w:rPr>
          <w:rFonts w:ascii="Calibri" w:hAnsi="Calibri" w:cs="Calibri"/>
          <w:sz w:val="24"/>
          <w:szCs w:val="24"/>
        </w:rPr>
        <w:t>indicadores disponibilizados</w:t>
      </w:r>
      <w:r w:rsidR="008A55E2" w:rsidRPr="008B1791">
        <w:rPr>
          <w:rFonts w:ascii="Calibri" w:hAnsi="Calibri" w:cs="Calibri"/>
          <w:sz w:val="24"/>
          <w:szCs w:val="24"/>
        </w:rPr>
        <w:t xml:space="preserve">, o Beneficiômetro permite aprimorar nosso conhecimento sobre a seguridade social, </w:t>
      </w:r>
      <w:r w:rsidR="00430742" w:rsidRPr="008B1791">
        <w:rPr>
          <w:rFonts w:ascii="Calibri" w:hAnsi="Calibri" w:cs="Calibri"/>
          <w:sz w:val="24"/>
          <w:szCs w:val="24"/>
        </w:rPr>
        <w:t xml:space="preserve">ao mesmo tempo em que instiga novas questões para </w:t>
      </w:r>
      <w:r w:rsidR="00376A79" w:rsidRPr="008B1791">
        <w:rPr>
          <w:rFonts w:ascii="Calibri" w:hAnsi="Calibri" w:cs="Calibri"/>
          <w:sz w:val="24"/>
          <w:szCs w:val="24"/>
        </w:rPr>
        <w:t>análise</w:t>
      </w:r>
      <w:r w:rsidR="00430742" w:rsidRPr="008B1791">
        <w:rPr>
          <w:rFonts w:ascii="Calibri" w:hAnsi="Calibri" w:cs="Calibri"/>
          <w:sz w:val="24"/>
          <w:szCs w:val="24"/>
        </w:rPr>
        <w:t xml:space="preserve">. </w:t>
      </w:r>
      <w:r w:rsidR="001C2496" w:rsidRPr="008B1791">
        <w:rPr>
          <w:rFonts w:ascii="Calibri" w:hAnsi="Calibri" w:cs="Calibri"/>
          <w:sz w:val="24"/>
          <w:szCs w:val="24"/>
        </w:rPr>
        <w:t>O</w:t>
      </w:r>
      <w:r w:rsidR="00430742" w:rsidRPr="008B1791">
        <w:rPr>
          <w:rFonts w:ascii="Calibri" w:hAnsi="Calibri" w:cs="Calibri"/>
          <w:sz w:val="24"/>
          <w:szCs w:val="24"/>
        </w:rPr>
        <w:t xml:space="preserve"> </w:t>
      </w:r>
      <w:r w:rsidR="001C2496" w:rsidRPr="008B1791">
        <w:rPr>
          <w:rFonts w:ascii="Calibri" w:hAnsi="Calibri" w:cs="Calibri"/>
          <w:sz w:val="24"/>
          <w:szCs w:val="24"/>
        </w:rPr>
        <w:t xml:space="preserve">debate sobre os beneficiários, </w:t>
      </w:r>
      <w:r w:rsidR="00397F5A" w:rsidRPr="008B1791">
        <w:rPr>
          <w:rFonts w:ascii="Calibri" w:hAnsi="Calibri" w:cs="Calibri"/>
          <w:sz w:val="24"/>
          <w:szCs w:val="24"/>
        </w:rPr>
        <w:t xml:space="preserve">as ofertas e os impactos daquelas provisões nas condições de vida da população brasileira vêm apontando para a relevância de uma análise </w:t>
      </w:r>
      <w:r w:rsidR="00397F5A" w:rsidRPr="008B1791">
        <w:rPr>
          <w:rFonts w:ascii="Calibri" w:hAnsi="Calibri" w:cs="Calibri"/>
          <w:sz w:val="24"/>
          <w:szCs w:val="24"/>
        </w:rPr>
        <w:tab/>
        <w:t xml:space="preserve">que acolha, além da perspectiva individual, centrada na ótica do seguro social, do contribuinte ou do beneficiário individual, o </w:t>
      </w:r>
      <w:r w:rsidR="00430742" w:rsidRPr="008B1791">
        <w:rPr>
          <w:rFonts w:ascii="Calibri" w:hAnsi="Calibri" w:cs="Calibri"/>
          <w:sz w:val="24"/>
          <w:szCs w:val="24"/>
        </w:rPr>
        <w:t>tema dos benefícios coletivos.</w:t>
      </w:r>
      <w:r w:rsidR="00430742" w:rsidRPr="008B1791">
        <w:rPr>
          <w:rStyle w:val="Refdenotaderodap"/>
          <w:rFonts w:ascii="Calibri" w:hAnsi="Calibri" w:cs="Calibri"/>
          <w:sz w:val="24"/>
          <w:szCs w:val="24"/>
        </w:rPr>
        <w:footnoteReference w:id="3"/>
      </w:r>
      <w:r w:rsidR="00430742" w:rsidRPr="008B1791">
        <w:rPr>
          <w:rFonts w:ascii="Calibri" w:hAnsi="Calibri" w:cs="Calibri"/>
          <w:sz w:val="24"/>
          <w:szCs w:val="24"/>
        </w:rPr>
        <w:t xml:space="preserve">  </w:t>
      </w:r>
    </w:p>
    <w:p w14:paraId="38272031" w14:textId="4C0C2A58" w:rsidR="00101A48" w:rsidRPr="008B1791" w:rsidRDefault="0CA59AD9" w:rsidP="00101A48">
      <w:pPr>
        <w:spacing w:after="120" w:line="290" w:lineRule="exact"/>
        <w:ind w:firstLine="709"/>
        <w:jc w:val="both"/>
        <w:rPr>
          <w:rFonts w:ascii="Calibri" w:hAnsi="Calibri" w:cs="Calibri"/>
          <w:sz w:val="24"/>
          <w:szCs w:val="24"/>
        </w:rPr>
      </w:pPr>
      <w:r w:rsidRPr="008B1791">
        <w:rPr>
          <w:rFonts w:ascii="Calibri" w:hAnsi="Calibri" w:cs="Calibri"/>
          <w:sz w:val="24"/>
          <w:szCs w:val="24"/>
        </w:rPr>
        <w:t>As provisões da seguridade social brasileira se desdobram em benefícios monetários e não monetários, que respondem a direitos no campo da renda e da segurança econômica, bem como a direitos ao bem-estar e à proteção à vida garantidos por serviços sociais. No âmbito da renda, os benefícios monetários contributivos e não contributivos são assegurados, respectivamente, pelas políticas de previdência e de assistência social. O segundo tipo de ofertas diz respeito aos serviços no âmbito da saúde e da assistência social. Neste sentido, a seguridade social organiza um arranjo de solidariedade em favor da proteção ao</w:t>
      </w:r>
      <w:r w:rsidR="003A4B9F" w:rsidRPr="008B1791">
        <w:rPr>
          <w:rFonts w:ascii="Calibri" w:hAnsi="Calibri" w:cs="Calibri"/>
          <w:sz w:val="24"/>
          <w:szCs w:val="24"/>
        </w:rPr>
        <w:t>s</w:t>
      </w:r>
      <w:r w:rsidRPr="008B1791">
        <w:rPr>
          <w:rFonts w:ascii="Calibri" w:hAnsi="Calibri" w:cs="Calibri"/>
          <w:sz w:val="24"/>
          <w:szCs w:val="24"/>
        </w:rPr>
        <w:t xml:space="preserve"> indivíduo</w:t>
      </w:r>
      <w:r w:rsidR="003A4B9F" w:rsidRPr="008B1791">
        <w:rPr>
          <w:rFonts w:ascii="Calibri" w:hAnsi="Calibri" w:cs="Calibri"/>
          <w:sz w:val="24"/>
          <w:szCs w:val="24"/>
        </w:rPr>
        <w:t>s</w:t>
      </w:r>
      <w:r w:rsidRPr="008B1791">
        <w:rPr>
          <w:rFonts w:ascii="Calibri" w:hAnsi="Calibri" w:cs="Calibri"/>
          <w:sz w:val="24"/>
          <w:szCs w:val="24"/>
        </w:rPr>
        <w:t xml:space="preserve">, </w:t>
      </w:r>
      <w:r w:rsidR="003A4B9F" w:rsidRPr="008B1791">
        <w:rPr>
          <w:rFonts w:ascii="Calibri" w:hAnsi="Calibri" w:cs="Calibri"/>
          <w:sz w:val="24"/>
          <w:szCs w:val="24"/>
        </w:rPr>
        <w:t>mas também instituindo garantias e proteções à grupos específicos e à população em geral</w:t>
      </w:r>
      <w:r w:rsidRPr="008B1791">
        <w:rPr>
          <w:rFonts w:ascii="Calibri" w:hAnsi="Calibri" w:cs="Calibri"/>
          <w:sz w:val="24"/>
          <w:szCs w:val="24"/>
        </w:rPr>
        <w:t xml:space="preserve">. </w:t>
      </w:r>
      <w:r w:rsidR="00C030C4" w:rsidRPr="008B1791">
        <w:rPr>
          <w:rFonts w:ascii="Calibri" w:hAnsi="Calibri" w:cs="Calibri"/>
          <w:sz w:val="24"/>
          <w:szCs w:val="24"/>
        </w:rPr>
        <w:t>Dialogando com o</w:t>
      </w:r>
      <w:r w:rsidRPr="008B1791">
        <w:rPr>
          <w:rFonts w:ascii="Calibri" w:hAnsi="Calibri" w:cs="Calibri"/>
          <w:sz w:val="24"/>
          <w:szCs w:val="24"/>
        </w:rPr>
        <w:t xml:space="preserve"> conceito negativo do risco social, a </w:t>
      </w:r>
      <w:r w:rsidR="003A4B9F" w:rsidRPr="008B1791">
        <w:rPr>
          <w:rFonts w:ascii="Calibri" w:hAnsi="Calibri" w:cs="Calibri"/>
          <w:sz w:val="24"/>
          <w:szCs w:val="24"/>
        </w:rPr>
        <w:t xml:space="preserve">seguridade social </w:t>
      </w:r>
      <w:r w:rsidR="00430742" w:rsidRPr="008B1791">
        <w:rPr>
          <w:rFonts w:ascii="Calibri" w:hAnsi="Calibri" w:cs="Calibri"/>
          <w:sz w:val="24"/>
          <w:szCs w:val="24"/>
        </w:rPr>
        <w:t>acolhe</w:t>
      </w:r>
      <w:r w:rsidRPr="008B1791">
        <w:rPr>
          <w:rFonts w:ascii="Calibri" w:hAnsi="Calibri" w:cs="Calibri"/>
          <w:sz w:val="24"/>
          <w:szCs w:val="24"/>
        </w:rPr>
        <w:t xml:space="preserve"> uma perspectiva positiva, de segurança e proteção social, aportando garantias </w:t>
      </w:r>
      <w:r w:rsidR="002245C2" w:rsidRPr="008B1791">
        <w:rPr>
          <w:rFonts w:ascii="Calibri" w:hAnsi="Calibri" w:cs="Calibri"/>
          <w:sz w:val="24"/>
          <w:szCs w:val="24"/>
        </w:rPr>
        <w:t xml:space="preserve">tanto no plano individual como no </w:t>
      </w:r>
      <w:r w:rsidRPr="008B1791">
        <w:rPr>
          <w:rFonts w:ascii="Calibri" w:hAnsi="Calibri" w:cs="Calibri"/>
          <w:sz w:val="24"/>
          <w:szCs w:val="24"/>
        </w:rPr>
        <w:t>coletivo</w:t>
      </w:r>
      <w:r w:rsidR="002245C2" w:rsidRPr="008B1791">
        <w:rPr>
          <w:rFonts w:ascii="Calibri" w:hAnsi="Calibri" w:cs="Calibri"/>
          <w:sz w:val="24"/>
          <w:szCs w:val="24"/>
        </w:rPr>
        <w:t>,</w:t>
      </w:r>
      <w:r w:rsidRPr="008B1791">
        <w:rPr>
          <w:rFonts w:ascii="Calibri" w:hAnsi="Calibri" w:cs="Calibri"/>
          <w:sz w:val="24"/>
          <w:szCs w:val="24"/>
        </w:rPr>
        <w:t xml:space="preserve"> </w:t>
      </w:r>
      <w:r w:rsidR="002245C2" w:rsidRPr="008B1791">
        <w:rPr>
          <w:rFonts w:ascii="Calibri" w:hAnsi="Calibri" w:cs="Calibri"/>
          <w:sz w:val="24"/>
          <w:szCs w:val="24"/>
        </w:rPr>
        <w:t xml:space="preserve">reconhecendo a interdependência societal </w:t>
      </w:r>
      <w:r w:rsidRPr="008B1791">
        <w:rPr>
          <w:rFonts w:ascii="Calibri" w:hAnsi="Calibri" w:cs="Calibri"/>
          <w:sz w:val="24"/>
          <w:szCs w:val="24"/>
        </w:rPr>
        <w:t>e promovendo acesso a patamares comuns de existência e de desenvolvimento pessoal e social.</w:t>
      </w:r>
    </w:p>
    <w:p w14:paraId="45104760" w14:textId="2A1651C3" w:rsidR="00CD2144" w:rsidRPr="008B1791" w:rsidRDefault="00101A48" w:rsidP="00CD214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Contudo, as políticas sociais em geral (e as políticas da seguridade social em específico) vem sendo tradicionalmente acompanhadas a partir dos benefícios que outorgam aos </w:t>
      </w:r>
      <w:r w:rsidRPr="008B1791">
        <w:rPr>
          <w:rFonts w:ascii="Calibri" w:hAnsi="Calibri" w:cs="Calibri"/>
          <w:sz w:val="24"/>
          <w:szCs w:val="24"/>
        </w:rPr>
        <w:lastRenderedPageBreak/>
        <w:t>indivíduos. Ou seja, em que pese a importância da seguridade social para a melhoria das condições de vida da população brasileira e não obstante as políticas sociais serem, por definição, identificadas à mobilização de um esforço coletivo, capitaneado pelo Estado, para a oferta de proteção e promoção social, é pela perspectiva da proteção individual dos cidadãos que ela é habitualmente acompanhada e avaliada. Ainda é incipiente o debate sobre o</w:t>
      </w:r>
      <w:r w:rsidR="00CD2144" w:rsidRPr="008B1791">
        <w:rPr>
          <w:rFonts w:ascii="Calibri" w:hAnsi="Calibri" w:cs="Calibri"/>
          <w:sz w:val="24"/>
          <w:szCs w:val="24"/>
        </w:rPr>
        <w:t>utros</w:t>
      </w:r>
      <w:r w:rsidRPr="008B1791">
        <w:rPr>
          <w:rFonts w:ascii="Calibri" w:hAnsi="Calibri" w:cs="Calibri"/>
          <w:sz w:val="24"/>
          <w:szCs w:val="24"/>
        </w:rPr>
        <w:t xml:space="preserve"> tipos de beneficiários, incluindo os grupos e minorias demandantes de proteção especial</w:t>
      </w:r>
      <w:r w:rsidR="00430742" w:rsidRPr="008B1791">
        <w:rPr>
          <w:rFonts w:ascii="Calibri" w:hAnsi="Calibri" w:cs="Calibri"/>
          <w:sz w:val="24"/>
          <w:szCs w:val="24"/>
        </w:rPr>
        <w:t>, e a sociedade como um todo</w:t>
      </w:r>
      <w:r w:rsidRPr="008B1791">
        <w:rPr>
          <w:rFonts w:ascii="Calibri" w:hAnsi="Calibri" w:cs="Calibri"/>
          <w:sz w:val="24"/>
          <w:szCs w:val="24"/>
        </w:rPr>
        <w:t xml:space="preserve">. </w:t>
      </w:r>
      <w:r w:rsidR="00C030C4" w:rsidRPr="008B1791">
        <w:rPr>
          <w:rFonts w:ascii="Calibri" w:hAnsi="Calibri" w:cs="Calibri"/>
          <w:sz w:val="24"/>
          <w:szCs w:val="24"/>
        </w:rPr>
        <w:t xml:space="preserve">Da mesma forma, são </w:t>
      </w:r>
      <w:r w:rsidRPr="008B1791">
        <w:rPr>
          <w:rFonts w:ascii="Calibri" w:hAnsi="Calibri" w:cs="Calibri"/>
          <w:sz w:val="24"/>
          <w:szCs w:val="24"/>
        </w:rPr>
        <w:t xml:space="preserve">pouco </w:t>
      </w:r>
      <w:r w:rsidR="00C030C4" w:rsidRPr="008B1791">
        <w:rPr>
          <w:rFonts w:ascii="Calibri" w:hAnsi="Calibri" w:cs="Calibri"/>
          <w:sz w:val="24"/>
          <w:szCs w:val="24"/>
        </w:rPr>
        <w:t xml:space="preserve">estudadas </w:t>
      </w:r>
      <w:r w:rsidRPr="008B1791">
        <w:rPr>
          <w:rFonts w:ascii="Calibri" w:hAnsi="Calibri" w:cs="Calibri"/>
          <w:sz w:val="24"/>
          <w:szCs w:val="24"/>
        </w:rPr>
        <w:t xml:space="preserve">as formas de entrega de serviços e benefícios </w:t>
      </w:r>
      <w:r w:rsidR="00CD2144" w:rsidRPr="008B1791">
        <w:rPr>
          <w:rFonts w:ascii="Calibri" w:hAnsi="Calibri" w:cs="Calibri"/>
          <w:sz w:val="24"/>
          <w:szCs w:val="24"/>
        </w:rPr>
        <w:t>que se realizam por meio de</w:t>
      </w:r>
      <w:r w:rsidRPr="008B1791">
        <w:rPr>
          <w:rFonts w:ascii="Calibri" w:hAnsi="Calibri" w:cs="Calibri"/>
          <w:sz w:val="24"/>
          <w:szCs w:val="24"/>
        </w:rPr>
        <w:t xml:space="preserve"> intervenções coletivas. </w:t>
      </w:r>
      <w:r w:rsidR="00CD2144" w:rsidRPr="008B1791">
        <w:rPr>
          <w:rFonts w:ascii="Calibri" w:hAnsi="Calibri" w:cs="Calibri"/>
          <w:sz w:val="24"/>
          <w:szCs w:val="24"/>
        </w:rPr>
        <w:t>E mesmo quanto aos</w:t>
      </w:r>
      <w:r w:rsidRPr="008B1791">
        <w:rPr>
          <w:rFonts w:ascii="Calibri" w:hAnsi="Calibri" w:cs="Calibri"/>
          <w:sz w:val="24"/>
          <w:szCs w:val="24"/>
        </w:rPr>
        <w:t xml:space="preserve"> resultados das ofertas da seguridade social</w:t>
      </w:r>
      <w:r w:rsidR="00CD2144" w:rsidRPr="008B1791">
        <w:rPr>
          <w:rFonts w:ascii="Calibri" w:hAnsi="Calibri" w:cs="Calibri"/>
          <w:sz w:val="24"/>
          <w:szCs w:val="24"/>
        </w:rPr>
        <w:t>, tema que concentra progressiva atenção dos estudiosos, o conhecimento sobre os impactos coletivos</w:t>
      </w:r>
      <w:r w:rsidRPr="008B1791">
        <w:rPr>
          <w:rFonts w:ascii="Calibri" w:hAnsi="Calibri" w:cs="Calibri"/>
          <w:sz w:val="24"/>
          <w:szCs w:val="24"/>
        </w:rPr>
        <w:t xml:space="preserve"> </w:t>
      </w:r>
      <w:r w:rsidR="00CD2144" w:rsidRPr="008B1791">
        <w:rPr>
          <w:rFonts w:ascii="Calibri" w:hAnsi="Calibri" w:cs="Calibri"/>
          <w:sz w:val="24"/>
          <w:szCs w:val="24"/>
        </w:rPr>
        <w:t xml:space="preserve">das ofertas </w:t>
      </w:r>
      <w:r w:rsidRPr="008B1791">
        <w:rPr>
          <w:rFonts w:ascii="Calibri" w:hAnsi="Calibri" w:cs="Calibri"/>
          <w:sz w:val="24"/>
          <w:szCs w:val="24"/>
        </w:rPr>
        <w:t>ainda é pouco sistematizado.</w:t>
      </w:r>
    </w:p>
    <w:p w14:paraId="3045DBCF" w14:textId="71E4E2E6" w:rsidR="00101A48" w:rsidRPr="008B1791" w:rsidRDefault="36FF04B4" w:rsidP="00CD214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contribuir com essa discussão, </w:t>
      </w:r>
      <w:r w:rsidR="00CD2144" w:rsidRPr="008B1791">
        <w:rPr>
          <w:rFonts w:ascii="Calibri" w:hAnsi="Calibri" w:cs="Calibri"/>
          <w:sz w:val="24"/>
          <w:szCs w:val="24"/>
        </w:rPr>
        <w:t>esse trabalho tem o objetivo de amadurecer o debate sobre benefícios coletivos na seguridade social, avançando em três frentes: (i) resgatar a discussão sobre benefícios, beneficiários e impactos sociais coletivos das ofertas da seguridade social; (</w:t>
      </w:r>
      <w:proofErr w:type="spellStart"/>
      <w:r w:rsidR="00CD2144" w:rsidRPr="008B1791">
        <w:rPr>
          <w:rFonts w:ascii="Calibri" w:hAnsi="Calibri" w:cs="Calibri"/>
          <w:sz w:val="24"/>
          <w:szCs w:val="24"/>
        </w:rPr>
        <w:t>ii</w:t>
      </w:r>
      <w:proofErr w:type="spellEnd"/>
      <w:r w:rsidR="00CD2144" w:rsidRPr="008B1791">
        <w:rPr>
          <w:rFonts w:ascii="Calibri" w:hAnsi="Calibri" w:cs="Calibri"/>
          <w:sz w:val="24"/>
          <w:szCs w:val="24"/>
        </w:rPr>
        <w:t>) propor uma forma de definição e classificação dos benefícios coletivos, e (</w:t>
      </w:r>
      <w:proofErr w:type="spellStart"/>
      <w:r w:rsidR="00CD2144" w:rsidRPr="008B1791">
        <w:rPr>
          <w:rFonts w:ascii="Calibri" w:hAnsi="Calibri" w:cs="Calibri"/>
          <w:sz w:val="24"/>
          <w:szCs w:val="24"/>
        </w:rPr>
        <w:t>iii</w:t>
      </w:r>
      <w:proofErr w:type="spellEnd"/>
      <w:r w:rsidR="00CD2144" w:rsidRPr="008B1791">
        <w:rPr>
          <w:rFonts w:ascii="Calibri" w:hAnsi="Calibri" w:cs="Calibri"/>
          <w:sz w:val="24"/>
          <w:szCs w:val="24"/>
        </w:rPr>
        <w:t xml:space="preserve">) mobilizar exemplos de indicadores de benefícios coletivos da seguridade social. O </w:t>
      </w:r>
      <w:r w:rsidRPr="008B1791">
        <w:rPr>
          <w:rFonts w:ascii="Calibri" w:hAnsi="Calibri" w:cs="Calibri"/>
          <w:sz w:val="24"/>
          <w:szCs w:val="24"/>
        </w:rPr>
        <w:t>texto está dividido em 5 seções, além desta introdução. A seção 2 apresenta a abordagem e a proposta de classificação dos benefícios coletivos. Em seguida, a seção 3 trata dos beneficiários individuais e coletivos da seguridade social</w:t>
      </w:r>
      <w:r w:rsidR="00993C1E" w:rsidRPr="008B1791">
        <w:rPr>
          <w:rFonts w:ascii="Calibri" w:hAnsi="Calibri" w:cs="Calibri"/>
          <w:sz w:val="24"/>
          <w:szCs w:val="24"/>
        </w:rPr>
        <w:t>. Após propor definição de beneficiários individuais e coletivos, a seção avança distinguindo os tipos de beneficiários coletivos</w:t>
      </w:r>
      <w:r w:rsidRPr="008B1791">
        <w:rPr>
          <w:rFonts w:ascii="Calibri" w:hAnsi="Calibri" w:cs="Calibri"/>
          <w:sz w:val="24"/>
          <w:szCs w:val="24"/>
        </w:rPr>
        <w:t xml:space="preserve">. A seção 4 discorre sobre a natureza das ofertas, destacando as modalidades de entrega de cunho coletivo e territorial. A seção 5 discute os </w:t>
      </w:r>
      <w:r w:rsidR="00993C1E" w:rsidRPr="008B1791">
        <w:rPr>
          <w:rFonts w:ascii="Calibri" w:hAnsi="Calibri" w:cs="Calibri"/>
          <w:sz w:val="24"/>
          <w:szCs w:val="24"/>
        </w:rPr>
        <w:t xml:space="preserve">tipos de </w:t>
      </w:r>
      <w:r w:rsidRPr="008B1791">
        <w:rPr>
          <w:rFonts w:ascii="Calibri" w:hAnsi="Calibri" w:cs="Calibri"/>
          <w:sz w:val="24"/>
          <w:szCs w:val="24"/>
        </w:rPr>
        <w:t>resultados coletivos das provisões nas áreas de saúde, assistência e previdência social. A seção 6 apresenta as considerações finais.</w:t>
      </w:r>
    </w:p>
    <w:p w14:paraId="5C46FFCD" w14:textId="77777777" w:rsidR="00101A48" w:rsidRPr="008B1791" w:rsidRDefault="00101A48" w:rsidP="00217ABC">
      <w:pPr>
        <w:spacing w:after="120" w:line="290" w:lineRule="exact"/>
        <w:ind w:firstLine="709"/>
        <w:jc w:val="both"/>
        <w:rPr>
          <w:rFonts w:ascii="Calibri" w:hAnsi="Calibri" w:cs="Calibri"/>
          <w:sz w:val="24"/>
          <w:szCs w:val="24"/>
        </w:rPr>
      </w:pPr>
    </w:p>
    <w:p w14:paraId="35BAE197" w14:textId="77777777" w:rsidR="00264D30" w:rsidRPr="008B1791" w:rsidRDefault="00264D30" w:rsidP="00217ABC">
      <w:pPr>
        <w:spacing w:after="120" w:line="290" w:lineRule="exact"/>
        <w:ind w:firstLine="709"/>
        <w:jc w:val="both"/>
        <w:rPr>
          <w:rFonts w:ascii="Calibri" w:hAnsi="Calibri" w:cs="Calibri"/>
          <w:sz w:val="24"/>
          <w:szCs w:val="24"/>
        </w:rPr>
      </w:pPr>
    </w:p>
    <w:p w14:paraId="35343C76" w14:textId="01DF4A01" w:rsidR="00AE0B5B" w:rsidRPr="008B1791" w:rsidRDefault="00264D30" w:rsidP="004E6B02">
      <w:pPr>
        <w:pStyle w:val="Ttulo1"/>
        <w:rPr>
          <w:rFonts w:ascii="Calibri" w:hAnsi="Calibri" w:cs="Calibri"/>
        </w:rPr>
      </w:pPr>
      <w:r w:rsidRPr="008B1791">
        <w:rPr>
          <w:rFonts w:ascii="Calibri" w:hAnsi="Calibri" w:cs="Calibri"/>
        </w:rPr>
        <w:t>Classificação dos benefícios coletivos</w:t>
      </w:r>
    </w:p>
    <w:p w14:paraId="31671A27" w14:textId="77777777" w:rsidR="004E6B02" w:rsidRPr="008B1791" w:rsidRDefault="004E6B02" w:rsidP="004E6B02">
      <w:pPr>
        <w:rPr>
          <w:rFonts w:ascii="Calibri" w:hAnsi="Calibri" w:cs="Calibri"/>
          <w:sz w:val="24"/>
          <w:szCs w:val="24"/>
        </w:rPr>
      </w:pPr>
    </w:p>
    <w:p w14:paraId="50E8AAC7" w14:textId="59ED3772"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tema dos benefícios coletivos tem, assim, recebido limitada atenção da literatura especializada. Duas dificuldades iniciais </w:t>
      </w:r>
      <w:r w:rsidR="00897EA9" w:rsidRPr="008B1791">
        <w:rPr>
          <w:rFonts w:ascii="Calibri" w:hAnsi="Calibri" w:cs="Calibri"/>
          <w:sz w:val="24"/>
          <w:szCs w:val="24"/>
        </w:rPr>
        <w:t>podem ser identificadas, inibindo</w:t>
      </w:r>
      <w:r w:rsidRPr="008B1791">
        <w:rPr>
          <w:rFonts w:ascii="Calibri" w:hAnsi="Calibri" w:cs="Calibri"/>
          <w:sz w:val="24"/>
          <w:szCs w:val="24"/>
        </w:rPr>
        <w:t xml:space="preserve"> o avanço desta agenda. A primeira se refere à citada identificação das provisões da seguridade social a</w:t>
      </w:r>
      <w:r w:rsidR="00FB0B2D" w:rsidRPr="008B1791">
        <w:rPr>
          <w:rFonts w:ascii="Calibri" w:hAnsi="Calibri" w:cs="Calibri"/>
          <w:sz w:val="24"/>
          <w:szCs w:val="24"/>
        </w:rPr>
        <w:t>os</w:t>
      </w:r>
      <w:r w:rsidRPr="008B1791">
        <w:rPr>
          <w:rFonts w:ascii="Calibri" w:hAnsi="Calibri" w:cs="Calibri"/>
          <w:sz w:val="24"/>
          <w:szCs w:val="24"/>
        </w:rPr>
        <w:t xml:space="preserve"> beneficiários individuais e ofertas individualizadas. Argumentamos </w:t>
      </w:r>
      <w:r w:rsidR="368EAF96" w:rsidRPr="008B1791">
        <w:rPr>
          <w:rFonts w:ascii="Calibri" w:hAnsi="Calibri" w:cs="Calibri"/>
          <w:sz w:val="24"/>
          <w:szCs w:val="24"/>
        </w:rPr>
        <w:t>neste</w:t>
      </w:r>
      <w:r w:rsidRPr="008B1791">
        <w:rPr>
          <w:rFonts w:ascii="Calibri" w:hAnsi="Calibri" w:cs="Calibri"/>
          <w:sz w:val="24"/>
          <w:szCs w:val="24"/>
        </w:rPr>
        <w:t xml:space="preserve"> texto que, ao lado dessa abordagem, outras podem ser exploradas em favor de uma melhor compreensão tanto dos beneficiários, como das formas de entrega da seguridade social e mesmo de seus resultados. A segunda dificuldade diz respeito à indefinição que cerca o termo benefício coletivo. Parte dessa dificuldade pode ser superada com o tratamento distinto do tema, averiguando a possibilidade de desdobrá-lo em três diferentes aspectos relacionados à demanda, à oferta e aos resultados.</w:t>
      </w:r>
    </w:p>
    <w:p w14:paraId="6E98F6E2" w14:textId="281D4104" w:rsidR="00FB0B2D" w:rsidRPr="008B1791" w:rsidRDefault="0CA59AD9" w:rsidP="00FB0B2D">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Falar em benefícios coletivos da proteção social, remete, em geral, ao debate sobre os resultados coletivos das políticas sociais, ou seja, sobre os resultados que tais ofertas trazem para a sociedade. </w:t>
      </w:r>
      <w:r w:rsidR="00FB0B2D" w:rsidRPr="008B1791">
        <w:rPr>
          <w:rFonts w:ascii="Calibri" w:hAnsi="Calibri" w:cs="Calibri"/>
          <w:sz w:val="24"/>
          <w:szCs w:val="24"/>
        </w:rPr>
        <w:t xml:space="preserve">Contudo, para além dos resultados, a referência a benefícios coletivos abre outros campos de análise que merecem ser explorados em favor de uma melhor compreensão da dinâmica da seguridade social. Propõe-se aqui examinar o tema dos benefícios coletivos a </w:t>
      </w:r>
      <w:r w:rsidR="00FB0B2D" w:rsidRPr="008B1791">
        <w:rPr>
          <w:rFonts w:ascii="Calibri" w:hAnsi="Calibri" w:cs="Calibri"/>
          <w:sz w:val="24"/>
          <w:szCs w:val="24"/>
        </w:rPr>
        <w:lastRenderedPageBreak/>
        <w:t>partir de abordagens que enfatizem os três distintos aspectos: beneficiários, benefícios e resultados econômicos e sociais.</w:t>
      </w:r>
    </w:p>
    <w:p w14:paraId="12287C96" w14:textId="7AED0B8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primeira abordagem parte do reconhecimento de que, além dos beneficiários individuais, a seguridade social também opera em favor de beneficiários coletivos, sejam grupos sociais determinados ou a coletividade de forma geral aos quais são </w:t>
      </w:r>
      <w:r w:rsidR="368EAF96" w:rsidRPr="008B1791">
        <w:rPr>
          <w:rFonts w:ascii="Calibri" w:hAnsi="Calibri" w:cs="Calibri"/>
          <w:sz w:val="24"/>
          <w:szCs w:val="24"/>
        </w:rPr>
        <w:t>garantidas</w:t>
      </w:r>
      <w:r w:rsidRPr="008B1791">
        <w:rPr>
          <w:rFonts w:ascii="Calibri" w:hAnsi="Calibri" w:cs="Calibri"/>
          <w:sz w:val="24"/>
          <w:szCs w:val="24"/>
        </w:rPr>
        <w:t xml:space="preserve"> proteções na forma de direitos transindividuais. Pode-se, assim, identificar beneficiários coletivos como aqueles detentores de direitos difusos ou direitos coletivos stricto sensu, que, mesmo quando usufruídos individualmente, se referem a coletivos que detém um reconhecimento próprio e aos quais é atribuído um direito de grupo.</w:t>
      </w:r>
    </w:p>
    <w:p w14:paraId="3640333A" w14:textId="39EDE1F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Uma segunda abordagem </w:t>
      </w:r>
      <w:r w:rsidR="00A32F8C" w:rsidRPr="008B1791">
        <w:rPr>
          <w:rFonts w:ascii="Calibri" w:hAnsi="Calibri" w:cs="Calibri"/>
          <w:sz w:val="24"/>
          <w:szCs w:val="24"/>
        </w:rPr>
        <w:t>considera a</w:t>
      </w:r>
      <w:r w:rsidR="00FB0B2D" w:rsidRPr="008B1791">
        <w:rPr>
          <w:rFonts w:ascii="Calibri" w:hAnsi="Calibri" w:cs="Calibri"/>
          <w:sz w:val="24"/>
          <w:szCs w:val="24"/>
        </w:rPr>
        <w:t xml:space="preserve"> forma</w:t>
      </w:r>
      <w:r w:rsidRPr="008B1791">
        <w:rPr>
          <w:rFonts w:ascii="Calibri" w:hAnsi="Calibri" w:cs="Calibri"/>
          <w:sz w:val="24"/>
          <w:szCs w:val="24"/>
        </w:rPr>
        <w:t xml:space="preserve"> de entrega dos benefícios da seguridade social. Ressalta-se, nessa perspectiva, que as ofertas da seguridade social, em especial no âmbito dos serviços, são realizadas por meio de metodologias e estratégias diferenciadas, incluindo intervenções coletivas de grupo e territoriais. As diferentes formas de organização da oferta, inclusive via intervenções coletivas e territoriais, </w:t>
      </w:r>
      <w:r w:rsidR="368EAF96" w:rsidRPr="008B1791">
        <w:rPr>
          <w:rFonts w:ascii="Calibri" w:hAnsi="Calibri" w:cs="Calibri"/>
          <w:sz w:val="24"/>
          <w:szCs w:val="24"/>
        </w:rPr>
        <w:t>têm</w:t>
      </w:r>
      <w:r w:rsidRPr="008B1791">
        <w:rPr>
          <w:rFonts w:ascii="Calibri" w:hAnsi="Calibri" w:cs="Calibri"/>
          <w:sz w:val="24"/>
          <w:szCs w:val="24"/>
        </w:rPr>
        <w:t xml:space="preserve"> efetivo impacto sobre as possibilidades de acesso e sobre seus resultados, pois representam uma base estratégica para a operacionalização dos princípios da universalidade e da equidade. </w:t>
      </w:r>
    </w:p>
    <w:p w14:paraId="57F9FC67" w14:textId="679E5381"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Por fim, esse trabalho avança </w:t>
      </w:r>
      <w:r w:rsidR="00FB0B2D" w:rsidRPr="008B1791">
        <w:rPr>
          <w:rFonts w:ascii="Calibri" w:hAnsi="Calibri" w:cs="Calibri"/>
          <w:sz w:val="24"/>
          <w:szCs w:val="24"/>
        </w:rPr>
        <w:t>em uma</w:t>
      </w:r>
      <w:r w:rsidRPr="008B1791">
        <w:rPr>
          <w:rFonts w:ascii="Calibri" w:hAnsi="Calibri" w:cs="Calibri"/>
          <w:sz w:val="24"/>
          <w:szCs w:val="24"/>
        </w:rPr>
        <w:t xml:space="preserve"> terceira abordagem, que se refere aos resultados alcançados tendo em vista os objetivos da intervenção. </w:t>
      </w:r>
      <w:r w:rsidR="00FB0B2D" w:rsidRPr="008B1791">
        <w:rPr>
          <w:rFonts w:ascii="Calibri" w:hAnsi="Calibri" w:cs="Calibri"/>
          <w:sz w:val="24"/>
          <w:szCs w:val="24"/>
        </w:rPr>
        <w:t>Os impactos sociais e redistributivos da seguridade social têm sido objeto sistemático de estudos, com ênfase nos benefícios monetário</w:t>
      </w:r>
      <w:r w:rsidR="00A32F8C" w:rsidRPr="008B1791">
        <w:rPr>
          <w:rFonts w:ascii="Calibri" w:hAnsi="Calibri" w:cs="Calibri"/>
          <w:sz w:val="24"/>
          <w:szCs w:val="24"/>
        </w:rPr>
        <w:t xml:space="preserve">, </w:t>
      </w:r>
      <w:r w:rsidR="00FB0B2D" w:rsidRPr="008B1791">
        <w:rPr>
          <w:rFonts w:ascii="Calibri" w:hAnsi="Calibri" w:cs="Calibri"/>
          <w:sz w:val="24"/>
          <w:szCs w:val="24"/>
        </w:rPr>
        <w:t>seu papel na repartição da renda entre domicílios e sua influência na variação das taxas de pobreza e de desigualdade de renda. Avaliações das externalidades positivas dos serviços de saúde e da educação também reforçam esse campo de debates, revelando que o benefício coletivo daquelas ofertas para a sociedade não se confunde com o benefício individual ou familiar ao repercutir, entre outros, na melhoria da força de trabalho e da produtividade da economia ou atuar como incentivo a inovações.</w:t>
      </w:r>
      <w:r w:rsidR="00A32F8C" w:rsidRPr="008B1791">
        <w:rPr>
          <w:rFonts w:ascii="Calibri" w:hAnsi="Calibri" w:cs="Calibri"/>
          <w:sz w:val="24"/>
          <w:szCs w:val="24"/>
        </w:rPr>
        <w:t xml:space="preserve"> Argumentamos aqui</w:t>
      </w:r>
      <w:r w:rsidRPr="008B1791">
        <w:rPr>
          <w:rFonts w:ascii="Calibri" w:hAnsi="Calibri" w:cs="Calibri"/>
          <w:sz w:val="24"/>
          <w:szCs w:val="24"/>
        </w:rPr>
        <w:t xml:space="preserve"> que os efeitos econômicos, sociais e políticos da provisão pública de benefícios monetários e serviços sociais, se espraiam para a coletividade de mais de uma maneira. Em relação aos resultados, propõe</w:t>
      </w:r>
      <w:r w:rsidR="00A32F8C" w:rsidRPr="008B1791">
        <w:rPr>
          <w:rFonts w:ascii="Calibri" w:hAnsi="Calibri" w:cs="Calibri"/>
          <w:sz w:val="24"/>
          <w:szCs w:val="24"/>
        </w:rPr>
        <w:t>-se</w:t>
      </w:r>
      <w:r w:rsidRPr="008B1791">
        <w:rPr>
          <w:rFonts w:ascii="Calibri" w:hAnsi="Calibri" w:cs="Calibri"/>
          <w:sz w:val="24"/>
          <w:szCs w:val="24"/>
        </w:rPr>
        <w:t xml:space="preserve"> a distinção entre (i) os resultados diretos das ofertas, considerando os seus beneficiários, sejam individuais ou coletivos; e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os resultados indiretos, efeito dos transbordamentos das políticas que beneficiam um conjunto maior de indivíduos do que </w:t>
      </w:r>
      <w:r w:rsidR="00A32F8C" w:rsidRPr="008B1791">
        <w:rPr>
          <w:rFonts w:ascii="Calibri" w:hAnsi="Calibri" w:cs="Calibri"/>
          <w:sz w:val="24"/>
          <w:szCs w:val="24"/>
        </w:rPr>
        <w:t>seu público-alvo</w:t>
      </w:r>
      <w:r w:rsidRPr="008B1791">
        <w:rPr>
          <w:rFonts w:ascii="Calibri" w:hAnsi="Calibri" w:cs="Calibri"/>
          <w:sz w:val="24"/>
          <w:szCs w:val="24"/>
        </w:rPr>
        <w:t>.</w:t>
      </w:r>
    </w:p>
    <w:p w14:paraId="2C54EE6F" w14:textId="77777777"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Em resumo, para responder à questão do que seriam benefícios coletivos da seguridade social, esse texto propõe uma tipologia, analisando o tema dos benefícios coletivos a partir de três perspectivas: (i) os benefícios coletivos tratados a partir das características da demanda e do tipo de beneficiários; (</w:t>
      </w:r>
      <w:proofErr w:type="spellStart"/>
      <w:r w:rsidRPr="008B1791">
        <w:rPr>
          <w:rFonts w:ascii="Calibri" w:hAnsi="Calibri" w:cs="Calibri"/>
          <w:sz w:val="24"/>
          <w:szCs w:val="24"/>
        </w:rPr>
        <w:t>ii</w:t>
      </w:r>
      <w:proofErr w:type="spellEnd"/>
      <w:r w:rsidRPr="008B1791">
        <w:rPr>
          <w:rFonts w:ascii="Calibri" w:hAnsi="Calibri" w:cs="Calibri"/>
          <w:sz w:val="24"/>
          <w:szCs w:val="24"/>
        </w:rPr>
        <w:t>) os benefícios coletivos sob a ótica da forma de entrega das políticas setoriais; e (</w:t>
      </w:r>
      <w:proofErr w:type="spellStart"/>
      <w:r w:rsidRPr="008B1791">
        <w:rPr>
          <w:rFonts w:ascii="Calibri" w:hAnsi="Calibri" w:cs="Calibri"/>
          <w:sz w:val="24"/>
          <w:szCs w:val="24"/>
        </w:rPr>
        <w:t>iii</w:t>
      </w:r>
      <w:proofErr w:type="spellEnd"/>
      <w:r w:rsidRPr="008B1791">
        <w:rPr>
          <w:rFonts w:ascii="Calibri" w:hAnsi="Calibri" w:cs="Calibri"/>
          <w:sz w:val="24"/>
          <w:szCs w:val="24"/>
        </w:rPr>
        <w:t>) os benefícios coletivos referidos aos resultados das ofertas da seguridade social. As três formas de classificação serão detalhadas nas seções abaixo.</w:t>
      </w:r>
    </w:p>
    <w:p w14:paraId="6C661ED6" w14:textId="0710A45A" w:rsidR="6FF13893" w:rsidRPr="008B1791" w:rsidRDefault="6FF13893" w:rsidP="6FF13893">
      <w:pPr>
        <w:spacing w:after="120" w:line="290" w:lineRule="exact"/>
        <w:ind w:firstLine="709"/>
        <w:jc w:val="both"/>
        <w:rPr>
          <w:rFonts w:ascii="Calibri" w:hAnsi="Calibri" w:cs="Calibri"/>
          <w:sz w:val="24"/>
          <w:szCs w:val="24"/>
        </w:rPr>
      </w:pPr>
    </w:p>
    <w:p w14:paraId="1BFEEE20" w14:textId="77777777" w:rsidR="004E6B02" w:rsidRPr="008B1791" w:rsidRDefault="004E6B02" w:rsidP="00217ABC">
      <w:pPr>
        <w:spacing w:after="120" w:line="290" w:lineRule="exact"/>
        <w:ind w:firstLine="709"/>
        <w:jc w:val="both"/>
        <w:rPr>
          <w:rFonts w:ascii="Calibri" w:hAnsi="Calibri" w:cs="Calibri"/>
          <w:sz w:val="24"/>
          <w:szCs w:val="24"/>
        </w:rPr>
      </w:pPr>
    </w:p>
    <w:p w14:paraId="1D085D84" w14:textId="16DB83E6" w:rsidR="00A161C4" w:rsidRPr="008B1791" w:rsidRDefault="00264D30" w:rsidP="00B24494">
      <w:pPr>
        <w:pStyle w:val="Ttulo1"/>
        <w:rPr>
          <w:rFonts w:ascii="Calibri" w:hAnsi="Calibri" w:cs="Calibri"/>
        </w:rPr>
      </w:pPr>
      <w:r w:rsidRPr="008B1791">
        <w:rPr>
          <w:rFonts w:ascii="Calibri" w:hAnsi="Calibri" w:cs="Calibri"/>
        </w:rPr>
        <w:t>Classificação pelo tipo de beneficiário</w:t>
      </w:r>
    </w:p>
    <w:p w14:paraId="71D9A3C1" w14:textId="77777777" w:rsidR="00AE0B5B" w:rsidRPr="008B1791" w:rsidRDefault="00AE0B5B" w:rsidP="00217ABC">
      <w:pPr>
        <w:spacing w:after="120" w:line="290" w:lineRule="exact"/>
        <w:ind w:firstLine="709"/>
        <w:jc w:val="both"/>
        <w:rPr>
          <w:rFonts w:ascii="Calibri" w:hAnsi="Calibri" w:cs="Calibri"/>
          <w:sz w:val="24"/>
          <w:szCs w:val="24"/>
        </w:rPr>
      </w:pPr>
    </w:p>
    <w:p w14:paraId="41978060" w14:textId="3BD1BEFC" w:rsidR="00F7339B" w:rsidRPr="008B1791" w:rsidRDefault="36FF04B4" w:rsidP="00217ABC">
      <w:pPr>
        <w:spacing w:after="120" w:line="290" w:lineRule="exact"/>
        <w:ind w:firstLine="709"/>
        <w:jc w:val="both"/>
        <w:rPr>
          <w:rFonts w:ascii="Calibri" w:hAnsi="Calibri" w:cs="Calibri"/>
          <w:sz w:val="24"/>
          <w:szCs w:val="24"/>
        </w:rPr>
      </w:pPr>
      <w:bookmarkStart w:id="0" w:name="_Hlk190506287"/>
      <w:r w:rsidRPr="008B1791">
        <w:rPr>
          <w:rFonts w:ascii="Calibri" w:hAnsi="Calibri" w:cs="Calibri"/>
          <w:sz w:val="24"/>
          <w:szCs w:val="24"/>
        </w:rPr>
        <w:t xml:space="preserve">A primeira </w:t>
      </w:r>
      <w:r w:rsidR="00A32F8C" w:rsidRPr="008B1791">
        <w:rPr>
          <w:rFonts w:ascii="Calibri" w:hAnsi="Calibri" w:cs="Calibri"/>
          <w:sz w:val="24"/>
          <w:szCs w:val="24"/>
        </w:rPr>
        <w:t>abordagem</w:t>
      </w:r>
      <w:r w:rsidRPr="008B1791">
        <w:rPr>
          <w:rFonts w:ascii="Calibri" w:hAnsi="Calibri" w:cs="Calibri"/>
          <w:sz w:val="24"/>
          <w:szCs w:val="24"/>
        </w:rPr>
        <w:t xml:space="preserve"> proposta busca identificar os tipos de beneficiários da seguridade social a partir da distinção entre os beneficiários individuais e os coletivos. Para alcançar esse objetivo, optou-se por recuperar </w:t>
      </w:r>
      <w:r w:rsidR="003D7320" w:rsidRPr="008B1791">
        <w:rPr>
          <w:rFonts w:ascii="Calibri" w:hAnsi="Calibri" w:cs="Calibri"/>
          <w:sz w:val="24"/>
          <w:szCs w:val="24"/>
        </w:rPr>
        <w:t>o debate sobre</w:t>
      </w:r>
      <w:r w:rsidRPr="008B1791">
        <w:rPr>
          <w:rFonts w:ascii="Calibri" w:hAnsi="Calibri" w:cs="Calibri"/>
          <w:sz w:val="24"/>
          <w:szCs w:val="24"/>
        </w:rPr>
        <w:t xml:space="preserve"> direitos sociais</w:t>
      </w:r>
      <w:r w:rsidR="003D7320" w:rsidRPr="008B1791">
        <w:rPr>
          <w:rFonts w:ascii="Calibri" w:hAnsi="Calibri" w:cs="Calibri"/>
          <w:sz w:val="24"/>
          <w:szCs w:val="24"/>
        </w:rPr>
        <w:t>.</w:t>
      </w:r>
      <w:r w:rsidRPr="008B1791">
        <w:rPr>
          <w:rFonts w:ascii="Calibri" w:hAnsi="Calibri" w:cs="Calibri"/>
          <w:sz w:val="24"/>
          <w:szCs w:val="24"/>
        </w:rPr>
        <w:t xml:space="preserve"> Investigar o </w:t>
      </w:r>
      <w:r w:rsidRPr="008B1791">
        <w:rPr>
          <w:rFonts w:ascii="Calibri" w:hAnsi="Calibri" w:cs="Calibri"/>
          <w:sz w:val="24"/>
          <w:szCs w:val="24"/>
        </w:rPr>
        <w:lastRenderedPageBreak/>
        <w:t>vínculo estabelecido entre as políticas sociais e o elemento da cidadania que as envolve pode favorecer a identificação do destinatário individual ou coletivo dos benefícios entregues. Em um segundo momento será apresentada a definição de beneficiários individuais, permitindo avançar na distinção entre beneficiários individuais e coletivos. Face à definição apresentada, será ainda discutida a abordagem da família, foco de um conjunto de programas da seguridade social brasileira. Por fim, a seção vai se debruçar sobre os beneficiários coletivos, propondo uma definição e uma classificação que distingue três tipos: os beneficiários coletivos não identificáveis, os pertencentes a minorias étnicas e os pertencentes a grupos submetidos à processos de discriminação.</w:t>
      </w:r>
    </w:p>
    <w:bookmarkEnd w:id="0"/>
    <w:p w14:paraId="6C24CC86" w14:textId="77777777" w:rsidR="00F7339B" w:rsidRPr="008B1791" w:rsidRDefault="00F7339B" w:rsidP="00217ABC">
      <w:pPr>
        <w:spacing w:after="120" w:line="290" w:lineRule="exact"/>
        <w:ind w:firstLine="709"/>
        <w:jc w:val="both"/>
        <w:rPr>
          <w:rFonts w:ascii="Calibri" w:hAnsi="Calibri" w:cs="Calibri"/>
          <w:sz w:val="24"/>
          <w:szCs w:val="24"/>
          <w:u w:val="single"/>
        </w:rPr>
      </w:pPr>
    </w:p>
    <w:p w14:paraId="5AC70EDD" w14:textId="3FAB7279" w:rsidR="00F7339B" w:rsidRPr="008B1791" w:rsidRDefault="00F7339B" w:rsidP="00154419">
      <w:pPr>
        <w:pStyle w:val="Ttulo2"/>
        <w:rPr>
          <w:rFonts w:ascii="Calibri" w:hAnsi="Calibri" w:cs="Calibri"/>
        </w:rPr>
      </w:pPr>
      <w:r w:rsidRPr="008B1791">
        <w:rPr>
          <w:rFonts w:ascii="Calibri" w:hAnsi="Calibri" w:cs="Calibri"/>
        </w:rPr>
        <w:t>Direitos</w:t>
      </w:r>
      <w:r w:rsidR="00A37845" w:rsidRPr="008B1791">
        <w:rPr>
          <w:rFonts w:ascii="Calibri" w:hAnsi="Calibri" w:cs="Calibri"/>
        </w:rPr>
        <w:t xml:space="preserve"> </w:t>
      </w:r>
      <w:r w:rsidRPr="008B1791">
        <w:rPr>
          <w:rFonts w:ascii="Calibri" w:hAnsi="Calibri" w:cs="Calibri"/>
        </w:rPr>
        <w:t xml:space="preserve">difusos e coletivos </w:t>
      </w:r>
    </w:p>
    <w:p w14:paraId="1AFD5EB1" w14:textId="77777777" w:rsidR="00287CBD" w:rsidRPr="008B1791" w:rsidRDefault="00287CBD" w:rsidP="00217ABC">
      <w:pPr>
        <w:spacing w:after="120" w:line="290" w:lineRule="exact"/>
        <w:ind w:firstLine="709"/>
        <w:jc w:val="both"/>
        <w:rPr>
          <w:rFonts w:ascii="Calibri" w:hAnsi="Calibri" w:cs="Calibri"/>
          <w:sz w:val="24"/>
          <w:szCs w:val="24"/>
        </w:rPr>
      </w:pPr>
    </w:p>
    <w:p w14:paraId="21921A91" w14:textId="1D5E5FCD" w:rsidR="00F7339B" w:rsidRPr="008B1791" w:rsidRDefault="00A3784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D</w:t>
      </w:r>
      <w:r w:rsidR="00F7339B" w:rsidRPr="008B1791">
        <w:rPr>
          <w:rFonts w:ascii="Calibri" w:hAnsi="Calibri" w:cs="Calibri"/>
          <w:sz w:val="24"/>
          <w:szCs w:val="24"/>
        </w:rPr>
        <w:t>esde o início da década de 1980, os chamados direitos transindividuais vêm ganhando destaque no ordenamento jurídico</w:t>
      </w:r>
      <w:r w:rsidRPr="008B1791">
        <w:rPr>
          <w:rFonts w:ascii="Calibri" w:hAnsi="Calibri" w:cs="Calibri"/>
          <w:sz w:val="24"/>
          <w:szCs w:val="24"/>
        </w:rPr>
        <w:t xml:space="preserve"> brasileiro</w:t>
      </w:r>
      <w:r w:rsidR="00F7339B" w:rsidRPr="008B1791">
        <w:rPr>
          <w:rFonts w:ascii="Calibri" w:hAnsi="Calibri" w:cs="Calibri"/>
          <w:sz w:val="24"/>
          <w:szCs w:val="24"/>
        </w:rPr>
        <w:t xml:space="preserve">. Avançando para além dos </w:t>
      </w:r>
      <w:bookmarkStart w:id="1" w:name="_Hlk180060607"/>
      <w:r w:rsidR="00F7339B" w:rsidRPr="008B1791">
        <w:rPr>
          <w:rFonts w:ascii="Calibri" w:hAnsi="Calibri" w:cs="Calibri"/>
          <w:sz w:val="24"/>
          <w:szCs w:val="24"/>
        </w:rPr>
        <w:t>direitos individuais</w:t>
      </w:r>
      <w:bookmarkEnd w:id="1"/>
      <w:r w:rsidR="00F7339B" w:rsidRPr="008B1791">
        <w:rPr>
          <w:rFonts w:ascii="Calibri" w:hAnsi="Calibri" w:cs="Calibri"/>
          <w:sz w:val="24"/>
          <w:szCs w:val="24"/>
        </w:rPr>
        <w:t>, o reconhecimento de direitos difusos e coletivos se dá em diversos campos tais como da saúde pública, do meio-ambiente, do consumidor, do patrimônio histórico, artístico e cultural e da proteção de minorias raciais, étnicas e religiosas. Os direitos difusos e coletivos têm sido afirmado por normas legais e, amparado por dispositivos constitucionais, foi consolidado no chamado microssistema de tutela coletiva.</w:t>
      </w:r>
      <w:r w:rsidR="00F7339B" w:rsidRPr="008B1791">
        <w:rPr>
          <w:rStyle w:val="Refdenotaderodap"/>
          <w:rFonts w:ascii="Calibri" w:hAnsi="Calibri" w:cs="Calibri"/>
          <w:sz w:val="24"/>
          <w:szCs w:val="24"/>
        </w:rPr>
        <w:footnoteReference w:id="4"/>
      </w:r>
      <w:r w:rsidR="00F7339B" w:rsidRPr="008B1791">
        <w:rPr>
          <w:rFonts w:ascii="Calibri" w:hAnsi="Calibri" w:cs="Calibri"/>
          <w:sz w:val="24"/>
          <w:szCs w:val="24"/>
        </w:rPr>
        <w:t xml:space="preserve">  A criação do Fundo de Defesa de Direitos Difusos (Lei nº 7.347, de 1985) reafirma tais direitos e determina que nesse âmbito, havendo condenação com pena em dinheiro</w:t>
      </w:r>
      <w:r w:rsidR="00F7339B" w:rsidRPr="008B1791">
        <w:rPr>
          <w:rFonts w:ascii="Calibri" w:hAnsi="Calibri" w:cs="Calibri"/>
          <w:color w:val="000000"/>
          <w:sz w:val="24"/>
          <w:szCs w:val="24"/>
          <w:shd w:val="clear" w:color="auto" w:fill="FFFFFF"/>
        </w:rPr>
        <w:t xml:space="preserve"> </w:t>
      </w:r>
      <w:r w:rsidR="00F7339B" w:rsidRPr="008B1791">
        <w:rPr>
          <w:rFonts w:ascii="Calibri" w:hAnsi="Calibri" w:cs="Calibri"/>
          <w:sz w:val="24"/>
          <w:szCs w:val="24"/>
        </w:rPr>
        <w:t>pelo dano causado, tal indenização reverterá ao fundo para reparação do interesse coletivo lesado (</w:t>
      </w:r>
      <w:proofErr w:type="spellStart"/>
      <w:r w:rsidR="00F7339B" w:rsidRPr="008B1791">
        <w:rPr>
          <w:rFonts w:ascii="Calibri" w:hAnsi="Calibri" w:cs="Calibri"/>
          <w:sz w:val="24"/>
          <w:szCs w:val="24"/>
        </w:rPr>
        <w:t>Badin</w:t>
      </w:r>
      <w:proofErr w:type="spellEnd"/>
      <w:r w:rsidR="00F7339B" w:rsidRPr="008B1791">
        <w:rPr>
          <w:rFonts w:ascii="Calibri" w:hAnsi="Calibri" w:cs="Calibri"/>
          <w:sz w:val="24"/>
          <w:szCs w:val="24"/>
        </w:rPr>
        <w:t>, 2008).</w:t>
      </w:r>
      <w:r w:rsidR="00681392" w:rsidRPr="008B1791">
        <w:rPr>
          <w:rStyle w:val="Refdenotaderodap"/>
          <w:rFonts w:ascii="Calibri" w:hAnsi="Calibri" w:cs="Calibri"/>
          <w:sz w:val="24"/>
          <w:szCs w:val="24"/>
        </w:rPr>
        <w:footnoteReference w:id="5"/>
      </w:r>
    </w:p>
    <w:p w14:paraId="7D11DDD3" w14:textId="3AE6001E"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difusos e coletivos </w:t>
      </w:r>
      <w:r w:rsidR="00681392" w:rsidRPr="008B1791">
        <w:rPr>
          <w:rFonts w:ascii="Calibri" w:hAnsi="Calibri" w:cs="Calibri"/>
          <w:sz w:val="24"/>
          <w:szCs w:val="24"/>
        </w:rPr>
        <w:t>tem como</w:t>
      </w:r>
      <w:r w:rsidRPr="008B1791">
        <w:rPr>
          <w:rFonts w:ascii="Calibri" w:hAnsi="Calibri" w:cs="Calibri"/>
          <w:sz w:val="24"/>
          <w:szCs w:val="24"/>
        </w:rPr>
        <w:t xml:space="preserve"> </w:t>
      </w:r>
      <w:r w:rsidR="00681392" w:rsidRPr="008B1791">
        <w:rPr>
          <w:rFonts w:ascii="Calibri" w:hAnsi="Calibri" w:cs="Calibri"/>
          <w:sz w:val="24"/>
          <w:szCs w:val="24"/>
        </w:rPr>
        <w:t xml:space="preserve">características </w:t>
      </w:r>
      <w:r w:rsidRPr="008B1791">
        <w:rPr>
          <w:rFonts w:ascii="Calibri" w:hAnsi="Calibri" w:cs="Calibri"/>
          <w:sz w:val="24"/>
          <w:szCs w:val="24"/>
        </w:rPr>
        <w:t>serem transindividuais e indivisíveis (</w:t>
      </w:r>
      <w:proofErr w:type="spellStart"/>
      <w:r w:rsidRPr="008B1791">
        <w:rPr>
          <w:rFonts w:ascii="Calibri" w:hAnsi="Calibri" w:cs="Calibri"/>
          <w:sz w:val="24"/>
          <w:szCs w:val="24"/>
        </w:rPr>
        <w:t>Zavascky</w:t>
      </w:r>
      <w:proofErr w:type="spellEnd"/>
      <w:r w:rsidRPr="008B1791">
        <w:rPr>
          <w:rFonts w:ascii="Calibri" w:hAnsi="Calibri" w:cs="Calibri"/>
          <w:sz w:val="24"/>
          <w:szCs w:val="24"/>
        </w:rPr>
        <w:t>, 1996). No âmbito da seguridade social, foi no campo da saúde que tal debate obteve maior destaque, reafirmando-se a coexistência de um direito individual e coletivo à saúde (</w:t>
      </w:r>
      <w:proofErr w:type="spellStart"/>
      <w:r w:rsidRPr="008B1791">
        <w:rPr>
          <w:rFonts w:ascii="Calibri" w:hAnsi="Calibri" w:cs="Calibri"/>
          <w:sz w:val="24"/>
          <w:szCs w:val="24"/>
        </w:rPr>
        <w:t>Sarlet</w:t>
      </w:r>
      <w:proofErr w:type="spellEnd"/>
      <w:r w:rsidRPr="008B1791">
        <w:rPr>
          <w:rFonts w:ascii="Calibri" w:hAnsi="Calibri" w:cs="Calibri"/>
          <w:sz w:val="24"/>
          <w:szCs w:val="24"/>
        </w:rPr>
        <w:t xml:space="preserve">, 2010; </w:t>
      </w:r>
      <w:proofErr w:type="spellStart"/>
      <w:r w:rsidRPr="008B1791">
        <w:rPr>
          <w:rFonts w:ascii="Calibri" w:hAnsi="Calibri" w:cs="Calibri"/>
          <w:sz w:val="24"/>
          <w:szCs w:val="24"/>
        </w:rPr>
        <w:t>Asensi</w:t>
      </w:r>
      <w:proofErr w:type="spellEnd"/>
      <w:r w:rsidRPr="008B1791">
        <w:rPr>
          <w:rFonts w:ascii="Calibri" w:hAnsi="Calibri" w:cs="Calibri"/>
          <w:sz w:val="24"/>
          <w:szCs w:val="24"/>
        </w:rPr>
        <w:t xml:space="preserve">, 2020). O princípio de garantia a toda a coletividade do direito à proteção e preservação da saúde remete a diversas situações em que se constata a insuficiência das abordagens individuais. Os contextos de pandemia, com a disseminação de vírus e de outros agentes patológicos, </w:t>
      </w:r>
      <w:r w:rsidR="00681392" w:rsidRPr="008B1791">
        <w:rPr>
          <w:rFonts w:ascii="Calibri" w:hAnsi="Calibri" w:cs="Calibri"/>
          <w:sz w:val="24"/>
          <w:szCs w:val="24"/>
        </w:rPr>
        <w:t>reafirmam</w:t>
      </w:r>
      <w:r w:rsidRPr="008B1791">
        <w:rPr>
          <w:rFonts w:ascii="Calibri" w:hAnsi="Calibri" w:cs="Calibri"/>
          <w:sz w:val="24"/>
          <w:szCs w:val="24"/>
        </w:rPr>
        <w:t xml:space="preserve"> o caráter social e coletivo das condições de saúde bem como do destinatário variável – individual e coletivo - das intervenções públicas nesse campo. </w:t>
      </w:r>
    </w:p>
    <w:p w14:paraId="60EC83F5" w14:textId="79E077B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transindividuais (também chamados de coletivos </w:t>
      </w:r>
      <w:r w:rsidRPr="008B1791">
        <w:rPr>
          <w:rFonts w:ascii="Calibri" w:hAnsi="Calibri" w:cs="Calibri"/>
          <w:i/>
          <w:iCs/>
          <w:sz w:val="24"/>
          <w:szCs w:val="24"/>
        </w:rPr>
        <w:t>lato sensu</w:t>
      </w:r>
      <w:r w:rsidRPr="008B1791">
        <w:rPr>
          <w:rFonts w:ascii="Calibri" w:hAnsi="Calibri" w:cs="Calibri"/>
          <w:sz w:val="24"/>
          <w:szCs w:val="24"/>
        </w:rPr>
        <w:t xml:space="preserve">) se diferenciam em função da possibilidade de </w:t>
      </w:r>
      <w:r w:rsidR="007F3F97" w:rsidRPr="008B1791">
        <w:rPr>
          <w:rFonts w:ascii="Calibri" w:hAnsi="Calibri" w:cs="Calibri"/>
          <w:sz w:val="24"/>
          <w:szCs w:val="24"/>
        </w:rPr>
        <w:t>identificação</w:t>
      </w:r>
      <w:r w:rsidRPr="008B1791">
        <w:rPr>
          <w:rFonts w:ascii="Calibri" w:hAnsi="Calibri" w:cs="Calibri"/>
          <w:sz w:val="24"/>
          <w:szCs w:val="24"/>
        </w:rPr>
        <w:t xml:space="preserve"> dos beneficiários. A di</w:t>
      </w:r>
      <w:r w:rsidR="007F3F97" w:rsidRPr="008B1791">
        <w:rPr>
          <w:rFonts w:ascii="Calibri" w:hAnsi="Calibri" w:cs="Calibri"/>
          <w:sz w:val="24"/>
          <w:szCs w:val="24"/>
        </w:rPr>
        <w:t xml:space="preserve">stinção </w:t>
      </w:r>
      <w:r w:rsidRPr="008B1791">
        <w:rPr>
          <w:rFonts w:ascii="Calibri" w:hAnsi="Calibri" w:cs="Calibri"/>
          <w:sz w:val="24"/>
          <w:szCs w:val="24"/>
        </w:rPr>
        <w:t xml:space="preserve">está afirmada na Lei nº 8078, de 1990, que define, em seu artigo 81, os direitos difusos como aqueles “de natureza </w:t>
      </w:r>
      <w:r w:rsidRPr="008B1791">
        <w:rPr>
          <w:rFonts w:ascii="Calibri" w:hAnsi="Calibri" w:cs="Calibri"/>
          <w:sz w:val="24"/>
          <w:szCs w:val="24"/>
        </w:rPr>
        <w:lastRenderedPageBreak/>
        <w:t>indivisível, de que sejam titulares pessoas indeterminadas e ligadas por circunstâncias de fato”. Seriam direitos coletivos</w:t>
      </w:r>
      <w:r w:rsidR="007F3F97" w:rsidRPr="008B1791">
        <w:rPr>
          <w:rFonts w:ascii="Calibri" w:hAnsi="Calibri" w:cs="Calibri"/>
          <w:sz w:val="24"/>
          <w:szCs w:val="24"/>
        </w:rPr>
        <w:t xml:space="preserve"> </w:t>
      </w:r>
      <w:r w:rsidRPr="008B1791">
        <w:rPr>
          <w:rFonts w:ascii="Calibri" w:hAnsi="Calibri" w:cs="Calibri"/>
          <w:sz w:val="24"/>
          <w:szCs w:val="24"/>
        </w:rPr>
        <w:t>aqueles “transindividuais, de natureza indivisível de que seja titular grupo, categoria ou classe de pessoas ligadas entre si ou com a parte contrária por uma relação jurídica base”.</w:t>
      </w:r>
      <w:r w:rsidR="007F3F97" w:rsidRPr="008B1791">
        <w:rPr>
          <w:rFonts w:ascii="Calibri" w:hAnsi="Calibri" w:cs="Calibri"/>
          <w:sz w:val="24"/>
          <w:szCs w:val="24"/>
        </w:rPr>
        <w:t xml:space="preserve"> </w:t>
      </w:r>
      <w:r w:rsidRPr="008B1791">
        <w:rPr>
          <w:rFonts w:ascii="Calibri" w:hAnsi="Calibri" w:cs="Calibri"/>
          <w:sz w:val="24"/>
          <w:szCs w:val="24"/>
        </w:rPr>
        <w:t xml:space="preserve">O Conselho Nacional do Ministério Público exemplifica cada um desses </w:t>
      </w:r>
      <w:r w:rsidR="007F3F97" w:rsidRPr="008B1791">
        <w:rPr>
          <w:rFonts w:ascii="Calibri" w:hAnsi="Calibri" w:cs="Calibri"/>
          <w:sz w:val="24"/>
          <w:szCs w:val="24"/>
        </w:rPr>
        <w:t>tipos, destacando que o</w:t>
      </w:r>
      <w:r w:rsidRPr="008B1791">
        <w:rPr>
          <w:rFonts w:ascii="Calibri" w:hAnsi="Calibri" w:cs="Calibri"/>
          <w:sz w:val="24"/>
          <w:szCs w:val="24"/>
        </w:rPr>
        <w:t>s direitos difusos teriam seus beneficiários indetermináveis, e protegem a todos. Eles estariam associados, por exemplo, ao direito ao meio ambiente saudável ou à proteção contra a propaganda enganosa.</w:t>
      </w:r>
      <w:r w:rsidRPr="008B1791">
        <w:rPr>
          <w:rStyle w:val="Refdenotaderodap"/>
          <w:rFonts w:ascii="Calibri" w:hAnsi="Calibri" w:cs="Calibri"/>
          <w:sz w:val="24"/>
          <w:szCs w:val="24"/>
        </w:rPr>
        <w:footnoteReference w:id="6"/>
      </w:r>
      <w:r w:rsidRPr="008B1791">
        <w:rPr>
          <w:rFonts w:ascii="Calibri" w:hAnsi="Calibri" w:cs="Calibri"/>
          <w:sz w:val="24"/>
          <w:szCs w:val="24"/>
        </w:rPr>
        <w:t xml:space="preserve"> Os direitos coletivos </w:t>
      </w:r>
      <w:r w:rsidR="007F3F97" w:rsidRPr="008B1791">
        <w:rPr>
          <w:rFonts w:ascii="Calibri" w:hAnsi="Calibri" w:cs="Calibri"/>
          <w:sz w:val="24"/>
          <w:szCs w:val="24"/>
        </w:rPr>
        <w:t>são</w:t>
      </w:r>
      <w:r w:rsidRPr="008B1791">
        <w:rPr>
          <w:rFonts w:ascii="Calibri" w:hAnsi="Calibri" w:cs="Calibri"/>
          <w:sz w:val="24"/>
          <w:szCs w:val="24"/>
        </w:rPr>
        <w:t xml:space="preserve"> refer</w:t>
      </w:r>
      <w:r w:rsidR="007F3F97" w:rsidRPr="008B1791">
        <w:rPr>
          <w:rFonts w:ascii="Calibri" w:hAnsi="Calibri" w:cs="Calibri"/>
          <w:sz w:val="24"/>
          <w:szCs w:val="24"/>
        </w:rPr>
        <w:t>idos</w:t>
      </w:r>
      <w:r w:rsidRPr="008B1791">
        <w:rPr>
          <w:rFonts w:ascii="Calibri" w:hAnsi="Calibri" w:cs="Calibri"/>
          <w:sz w:val="24"/>
          <w:szCs w:val="24"/>
        </w:rPr>
        <w:t xml:space="preserve"> a um grupo, sendo possível determinar quem seriam os titulares desse direito. Seriam exemplos o direito dos consumidores de serviços públicos como telefonia ou energia elétrica receberem serviços de boa qualidade por parte dos prestadores. Poder-se-ia lembrar ainda do direito dos moradores de um bairro a uma rua pavimentada ou o direito dos estudantes de uma escola a um transporte escolar seguro.</w:t>
      </w:r>
      <w:r w:rsidRPr="008B1791">
        <w:rPr>
          <w:rStyle w:val="Refdenotaderodap"/>
          <w:rFonts w:ascii="Calibri" w:hAnsi="Calibri" w:cs="Calibri"/>
          <w:sz w:val="24"/>
          <w:szCs w:val="24"/>
        </w:rPr>
        <w:footnoteReference w:id="7"/>
      </w:r>
    </w:p>
    <w:p w14:paraId="6C8F3DF2" w14:textId="63AE1228"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âmbito da saúde pública, </w:t>
      </w:r>
      <w:proofErr w:type="spellStart"/>
      <w:r w:rsidRPr="008B1791">
        <w:rPr>
          <w:rFonts w:ascii="Calibri" w:hAnsi="Calibri" w:cs="Calibri"/>
          <w:sz w:val="24"/>
          <w:szCs w:val="24"/>
        </w:rPr>
        <w:t>Globekner</w:t>
      </w:r>
      <w:proofErr w:type="spellEnd"/>
      <w:r w:rsidRPr="008B1791">
        <w:rPr>
          <w:rFonts w:ascii="Calibri" w:hAnsi="Calibri" w:cs="Calibri"/>
          <w:sz w:val="24"/>
          <w:szCs w:val="24"/>
        </w:rPr>
        <w:t xml:space="preserve"> (2015) acompanha </w:t>
      </w:r>
      <w:r w:rsidR="007F3F97" w:rsidRPr="008B1791">
        <w:rPr>
          <w:rFonts w:ascii="Calibri" w:hAnsi="Calibri" w:cs="Calibri"/>
          <w:sz w:val="24"/>
          <w:szCs w:val="24"/>
        </w:rPr>
        <w:t xml:space="preserve">o exercício de </w:t>
      </w:r>
      <w:r w:rsidRPr="008B1791">
        <w:rPr>
          <w:rFonts w:ascii="Calibri" w:hAnsi="Calibri" w:cs="Calibri"/>
          <w:sz w:val="24"/>
          <w:szCs w:val="24"/>
        </w:rPr>
        <w:t xml:space="preserve">a diferenciação daquelas categorias de direito transindividual. Segundo o autor, os interesses difusos em saúde dizem respeito às doenças e agravos em saúde que são dissemináveis na sociedade ou dependentes de fatores sociais. Seria o caso das epidemias, cuja repercussão na saúde coletiva decorre de sua natureza indivisível, </w:t>
      </w:r>
      <w:r w:rsidR="007F3F97" w:rsidRPr="008B1791">
        <w:rPr>
          <w:rFonts w:ascii="Calibri" w:hAnsi="Calibri" w:cs="Calibri"/>
          <w:sz w:val="24"/>
          <w:szCs w:val="24"/>
        </w:rPr>
        <w:t xml:space="preserve">e que se </w:t>
      </w:r>
      <w:r w:rsidRPr="008B1791">
        <w:rPr>
          <w:rFonts w:ascii="Calibri" w:hAnsi="Calibri" w:cs="Calibri"/>
          <w:sz w:val="24"/>
          <w:szCs w:val="24"/>
        </w:rPr>
        <w:t>associa a</w:t>
      </w:r>
      <w:r w:rsidR="007F3F97" w:rsidRPr="008B1791">
        <w:rPr>
          <w:rFonts w:ascii="Calibri" w:hAnsi="Calibri" w:cs="Calibri"/>
          <w:sz w:val="24"/>
          <w:szCs w:val="24"/>
        </w:rPr>
        <w:t xml:space="preserve"> um</w:t>
      </w:r>
      <w:r w:rsidRPr="008B1791">
        <w:rPr>
          <w:rFonts w:ascii="Calibri" w:hAnsi="Calibri" w:cs="Calibri"/>
          <w:sz w:val="24"/>
          <w:szCs w:val="24"/>
        </w:rPr>
        <w:t xml:space="preserve"> direito geral à sua proteção.  Por sua vez, os interesses coletivos em saúde dizem respeito </w:t>
      </w:r>
      <w:r w:rsidR="368EAF96" w:rsidRPr="008B1791">
        <w:rPr>
          <w:rFonts w:ascii="Calibri" w:hAnsi="Calibri" w:cs="Calibri"/>
          <w:sz w:val="24"/>
          <w:szCs w:val="24"/>
        </w:rPr>
        <w:t>a</w:t>
      </w:r>
      <w:r w:rsidRPr="008B1791">
        <w:rPr>
          <w:rFonts w:ascii="Calibri" w:hAnsi="Calibri" w:cs="Calibri"/>
          <w:sz w:val="24"/>
          <w:szCs w:val="24"/>
        </w:rPr>
        <w:t xml:space="preserve"> doenças e agravos cuja frequência esteja associada a grupos específicos. </w:t>
      </w:r>
    </w:p>
    <w:p w14:paraId="2BCBB684" w14:textId="77777777" w:rsidR="00EC33D5" w:rsidRPr="008B1791" w:rsidRDefault="005F5783"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Tal base normativa permite, assim, identificar beneficiários coletivos </w:t>
      </w:r>
      <w:r w:rsidRPr="008B1791">
        <w:rPr>
          <w:rFonts w:ascii="Calibri" w:hAnsi="Calibri" w:cs="Calibri"/>
          <w:i/>
          <w:iCs/>
          <w:sz w:val="24"/>
          <w:szCs w:val="24"/>
        </w:rPr>
        <w:t>lato sensu</w:t>
      </w:r>
      <w:r w:rsidRPr="008B1791">
        <w:rPr>
          <w:rFonts w:ascii="Calibri" w:hAnsi="Calibri" w:cs="Calibri"/>
          <w:sz w:val="24"/>
          <w:szCs w:val="24"/>
        </w:rPr>
        <w:t xml:space="preserve"> para além do campo dos direitos individuais. A reflexão política e sociológica favorece o reconhecimento de tal diferenciação ao enfatizar que a proteção a certos grupos sociais específicos ou a minorias depende da incorporação do conceito de direitos coletivos. Também nesse campo do conhecimento, direitos coletivos não se identificam ao interesse de um conjunto de indivíduos separadamente identificáveis. Cabe, contudo, enfrentar</w:t>
      </w:r>
      <w:r w:rsidR="0CA59AD9" w:rsidRPr="008B1791">
        <w:rPr>
          <w:rFonts w:ascii="Calibri" w:hAnsi="Calibri" w:cs="Calibri"/>
          <w:sz w:val="24"/>
          <w:szCs w:val="24"/>
        </w:rPr>
        <w:t xml:space="preserve"> a questão de como determinar os coletivos minoritários relevantes aos quais estariam associados interesses e direitos coletivos. </w:t>
      </w:r>
    </w:p>
    <w:p w14:paraId="47F1534A" w14:textId="5D4499C3"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Argumentando em favor do direito coletivo de minorias, </w:t>
      </w:r>
      <w:proofErr w:type="spellStart"/>
      <w:r w:rsidRPr="008B1791">
        <w:rPr>
          <w:rFonts w:ascii="Calibri" w:hAnsi="Calibri" w:cs="Calibri"/>
          <w:sz w:val="24"/>
          <w:szCs w:val="24"/>
        </w:rPr>
        <w:t>Jovanovic</w:t>
      </w:r>
      <w:proofErr w:type="spellEnd"/>
      <w:r w:rsidRPr="008B1791">
        <w:rPr>
          <w:rFonts w:ascii="Calibri" w:hAnsi="Calibri" w:cs="Calibri"/>
          <w:sz w:val="24"/>
          <w:szCs w:val="24"/>
        </w:rPr>
        <w:t xml:space="preserve"> (2005) enfatiza que os interesses do grupo não se reduzem a interesses individuais. Segundo o autor “Para defender com sucesso políticas de proteção de minorias voltadas para aqueles grupos não culturalmente estruturados em torno do ideal liberal clássico de autonomia individual — como virtualmente todos os povos indígenas — devemos reconhecer a amplitude da identidade cultural.” Para </w:t>
      </w:r>
      <w:proofErr w:type="spellStart"/>
      <w:r w:rsidRPr="008B1791">
        <w:rPr>
          <w:rFonts w:ascii="Calibri" w:hAnsi="Calibri" w:cs="Calibri"/>
          <w:sz w:val="24"/>
          <w:szCs w:val="24"/>
        </w:rPr>
        <w:t>Jovanovic</w:t>
      </w:r>
      <w:proofErr w:type="spellEnd"/>
      <w:r w:rsidRPr="008B1791">
        <w:rPr>
          <w:rFonts w:ascii="Calibri" w:hAnsi="Calibri" w:cs="Calibri"/>
          <w:sz w:val="24"/>
          <w:szCs w:val="24"/>
        </w:rPr>
        <w:t xml:space="preserve"> (2005), os direitos coletivos se referem </w:t>
      </w:r>
      <w:r w:rsidR="368EAF96" w:rsidRPr="008B1791">
        <w:rPr>
          <w:rFonts w:ascii="Calibri" w:hAnsi="Calibri" w:cs="Calibri"/>
          <w:sz w:val="24"/>
          <w:szCs w:val="24"/>
        </w:rPr>
        <w:t>a</w:t>
      </w:r>
      <w:r w:rsidRPr="008B1791">
        <w:rPr>
          <w:rFonts w:ascii="Calibri" w:hAnsi="Calibri" w:cs="Calibri"/>
          <w:sz w:val="24"/>
          <w:szCs w:val="24"/>
        </w:rPr>
        <w:t xml:space="preserve"> grupos que detém uma subjetividade moral e reivindicações morais sobre a existência física e preservação de identidade cultural distinta. Dessa forma, </w:t>
      </w:r>
      <w:r w:rsidR="005F5783" w:rsidRPr="008B1791">
        <w:rPr>
          <w:rFonts w:ascii="Calibri" w:hAnsi="Calibri" w:cs="Calibri"/>
          <w:sz w:val="24"/>
          <w:szCs w:val="24"/>
        </w:rPr>
        <w:t>o autor</w:t>
      </w:r>
      <w:r w:rsidRPr="008B1791">
        <w:rPr>
          <w:rFonts w:ascii="Calibri" w:hAnsi="Calibri" w:cs="Calibri"/>
          <w:sz w:val="24"/>
          <w:szCs w:val="24"/>
        </w:rPr>
        <w:t xml:space="preserve"> rejeita a identificação de direitos coletivos associados </w:t>
      </w:r>
      <w:r w:rsidR="368EAF96" w:rsidRPr="008B1791">
        <w:rPr>
          <w:rFonts w:ascii="Calibri" w:hAnsi="Calibri" w:cs="Calibri"/>
          <w:sz w:val="24"/>
          <w:szCs w:val="24"/>
        </w:rPr>
        <w:t>a</w:t>
      </w:r>
      <w:r w:rsidRPr="008B1791">
        <w:rPr>
          <w:rFonts w:ascii="Calibri" w:hAnsi="Calibri" w:cs="Calibri"/>
          <w:sz w:val="24"/>
          <w:szCs w:val="24"/>
        </w:rPr>
        <w:t xml:space="preserve"> grupos marginalizados como mulheres, homossexuais ou pessoas com deficiência. </w:t>
      </w:r>
    </w:p>
    <w:p w14:paraId="10150E82" w14:textId="5DC15772"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Em outra vertente analítica, responde</w:t>
      </w:r>
      <w:r w:rsidR="005F5783" w:rsidRPr="008B1791">
        <w:rPr>
          <w:rFonts w:ascii="Calibri" w:hAnsi="Calibri" w:cs="Calibri"/>
          <w:sz w:val="24"/>
          <w:szCs w:val="24"/>
        </w:rPr>
        <w:t>ndo</w:t>
      </w:r>
      <w:r w:rsidRPr="008B1791">
        <w:rPr>
          <w:rFonts w:ascii="Calibri" w:hAnsi="Calibri" w:cs="Calibri"/>
          <w:sz w:val="24"/>
          <w:szCs w:val="24"/>
        </w:rPr>
        <w:t xml:space="preserve"> à questão de a </w:t>
      </w:r>
      <w:r w:rsidR="368EAF96" w:rsidRPr="008B1791">
        <w:rPr>
          <w:rFonts w:ascii="Calibri" w:hAnsi="Calibri" w:cs="Calibri"/>
          <w:sz w:val="24"/>
          <w:szCs w:val="24"/>
        </w:rPr>
        <w:t>quais</w:t>
      </w:r>
      <w:r w:rsidRPr="008B1791">
        <w:rPr>
          <w:rFonts w:ascii="Calibri" w:hAnsi="Calibri" w:cs="Calibri"/>
          <w:sz w:val="24"/>
          <w:szCs w:val="24"/>
        </w:rPr>
        <w:t xml:space="preserve"> grupos podem ser reconhecidos direitos coletivos, </w:t>
      </w:r>
      <w:r w:rsidR="005F5783" w:rsidRPr="008B1791">
        <w:rPr>
          <w:rFonts w:ascii="Calibri" w:hAnsi="Calibri" w:cs="Calibri"/>
          <w:sz w:val="24"/>
          <w:szCs w:val="24"/>
        </w:rPr>
        <w:t xml:space="preserve">Jones (2022) </w:t>
      </w:r>
      <w:r w:rsidR="00EC33D5" w:rsidRPr="008B1791">
        <w:rPr>
          <w:rFonts w:ascii="Calibri" w:hAnsi="Calibri" w:cs="Calibri"/>
          <w:sz w:val="24"/>
          <w:szCs w:val="24"/>
        </w:rPr>
        <w:t xml:space="preserve">amplia a definição ao </w:t>
      </w:r>
      <w:r w:rsidR="005F5783" w:rsidRPr="008B1791">
        <w:rPr>
          <w:rFonts w:ascii="Calibri" w:hAnsi="Calibri" w:cs="Calibri"/>
          <w:sz w:val="24"/>
          <w:szCs w:val="24"/>
        </w:rPr>
        <w:t>enfatiza</w:t>
      </w:r>
      <w:r w:rsidR="00EC33D5" w:rsidRPr="008B1791">
        <w:rPr>
          <w:rFonts w:ascii="Calibri" w:hAnsi="Calibri" w:cs="Calibri"/>
          <w:sz w:val="24"/>
          <w:szCs w:val="24"/>
        </w:rPr>
        <w:t>r</w:t>
      </w:r>
      <w:r w:rsidRPr="008B1791">
        <w:rPr>
          <w:rFonts w:ascii="Calibri" w:hAnsi="Calibri" w:cs="Calibri"/>
          <w:sz w:val="24"/>
          <w:szCs w:val="24"/>
        </w:rPr>
        <w:t xml:space="preserve"> que alguns </w:t>
      </w:r>
      <w:bookmarkStart w:id="2" w:name="_Hlk180057481"/>
      <w:r w:rsidRPr="008B1791">
        <w:rPr>
          <w:rFonts w:ascii="Calibri" w:hAnsi="Calibri" w:cs="Calibri"/>
          <w:sz w:val="24"/>
          <w:szCs w:val="24"/>
        </w:rPr>
        <w:t>direitos só podem ser realizados como um direito de grupo</w:t>
      </w:r>
      <w:bookmarkEnd w:id="2"/>
      <w:r w:rsidRPr="008B1791">
        <w:rPr>
          <w:rFonts w:ascii="Calibri" w:hAnsi="Calibri" w:cs="Calibri"/>
          <w:sz w:val="24"/>
          <w:szCs w:val="24"/>
        </w:rPr>
        <w:t xml:space="preserve">. Um exemplo seria dado pelo direito humano à liberdade de religião, que inclui não apenas o direito individual à fé religiosa, mas igualmente o direito de comunidades religiosas manterem seus locais sagrados. Assim, grupos organizados poderiam ser detentores de direitos coletivos: “Um direito de grupo é um </w:t>
      </w:r>
      <w:r w:rsidRPr="008B1791">
        <w:rPr>
          <w:rFonts w:ascii="Calibri" w:hAnsi="Calibri" w:cs="Calibri"/>
          <w:sz w:val="24"/>
          <w:szCs w:val="24"/>
        </w:rPr>
        <w:lastRenderedPageBreak/>
        <w:t xml:space="preserve">direito possuído por um grupo enquanto grupo, em vez de seus membros separadamente. Ele contrasta com um direito mantido por uma pessoa individual como indivíduo”. Ou seja, um direito de </w:t>
      </w:r>
      <w:r w:rsidR="005F5783" w:rsidRPr="008B1791">
        <w:rPr>
          <w:rFonts w:ascii="Calibri" w:hAnsi="Calibri" w:cs="Calibri"/>
          <w:sz w:val="24"/>
          <w:szCs w:val="24"/>
        </w:rPr>
        <w:t xml:space="preserve">um </w:t>
      </w:r>
      <w:r w:rsidRPr="008B1791">
        <w:rPr>
          <w:rFonts w:ascii="Calibri" w:hAnsi="Calibri" w:cs="Calibri"/>
          <w:sz w:val="24"/>
          <w:szCs w:val="24"/>
        </w:rPr>
        <w:t xml:space="preserve">grupo concebido coletivamente é mantido por indivíduos, mas por </w:t>
      </w:r>
      <w:bookmarkStart w:id="3" w:name="_Hlk180061114"/>
      <w:r w:rsidRPr="008B1791">
        <w:rPr>
          <w:rFonts w:ascii="Calibri" w:hAnsi="Calibri" w:cs="Calibri"/>
          <w:sz w:val="24"/>
          <w:szCs w:val="24"/>
        </w:rPr>
        <w:t>indivíduos em conjunto e não individualmente</w:t>
      </w:r>
      <w:bookmarkEnd w:id="3"/>
      <w:r w:rsidRPr="008B1791">
        <w:rPr>
          <w:rFonts w:ascii="Calibri" w:hAnsi="Calibri" w:cs="Calibri"/>
          <w:sz w:val="24"/>
          <w:szCs w:val="24"/>
        </w:rPr>
        <w:t>. Nessa linha, o autor sustenta a possibilidade de pensar não apenas em direitos humanos individuais, mas em direitos humanos a grupos entendidos como coletividades.</w:t>
      </w:r>
    </w:p>
    <w:p w14:paraId="12DA55CA" w14:textId="43E7877C"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Uma terceira abordagem é dada pela articulação das pautas de redistribuição e de reconhecimento. Fraser (2001) destaca que as desigualdades sociais e as dinâmicas diferenciadas de hierarquização envolvem indivíduos, mas também grupos sociais. E elas interpelam por uma ação diferenciada do Estado em favor não apenas da redistribuição, mas igualmente do reconhecimento e da representação. Nessa perspectiva, as </w:t>
      </w:r>
      <w:bookmarkStart w:id="4" w:name="_Hlk180056850"/>
      <w:r w:rsidRPr="008B1791">
        <w:rPr>
          <w:rFonts w:ascii="Calibri" w:hAnsi="Calibri" w:cs="Calibri"/>
          <w:sz w:val="24"/>
          <w:szCs w:val="24"/>
        </w:rPr>
        <w:t xml:space="preserve">demandas de novos atores coletivos </w:t>
      </w:r>
      <w:bookmarkEnd w:id="4"/>
      <w:r w:rsidRPr="008B1791">
        <w:rPr>
          <w:rFonts w:ascii="Calibri" w:hAnsi="Calibri" w:cs="Calibri"/>
          <w:sz w:val="24"/>
          <w:szCs w:val="24"/>
        </w:rPr>
        <w:t xml:space="preserve">pelo reconhecimento de direitos coletivos não significam uma simples demanda de diferenciação social, mas igualmente a </w:t>
      </w:r>
      <w:r w:rsidR="00EC33D5" w:rsidRPr="008B1791">
        <w:rPr>
          <w:rFonts w:ascii="Calibri" w:hAnsi="Calibri" w:cs="Calibri"/>
          <w:sz w:val="24"/>
          <w:szCs w:val="24"/>
        </w:rPr>
        <w:t xml:space="preserve">afirmação de uma </w:t>
      </w:r>
      <w:r w:rsidRPr="008B1791">
        <w:rPr>
          <w:rFonts w:ascii="Calibri" w:hAnsi="Calibri" w:cs="Calibri"/>
          <w:sz w:val="24"/>
          <w:szCs w:val="24"/>
        </w:rPr>
        <w:t xml:space="preserve">concepção universalista </w:t>
      </w:r>
      <w:r w:rsidR="00EC33D5" w:rsidRPr="008B1791">
        <w:rPr>
          <w:rFonts w:ascii="Calibri" w:hAnsi="Calibri" w:cs="Calibri"/>
          <w:sz w:val="24"/>
          <w:szCs w:val="24"/>
        </w:rPr>
        <w:t>que inclua</w:t>
      </w:r>
      <w:r w:rsidRPr="008B1791">
        <w:rPr>
          <w:rFonts w:ascii="Calibri" w:hAnsi="Calibri" w:cs="Calibri"/>
          <w:sz w:val="24"/>
          <w:szCs w:val="24"/>
        </w:rPr>
        <w:t xml:space="preserve"> reconhecimento</w:t>
      </w:r>
      <w:r w:rsidR="00EC33D5" w:rsidRPr="008B1791">
        <w:rPr>
          <w:rFonts w:ascii="Calibri" w:hAnsi="Calibri" w:cs="Calibri"/>
          <w:sz w:val="24"/>
          <w:szCs w:val="24"/>
        </w:rPr>
        <w:t xml:space="preserve"> e equidade</w:t>
      </w:r>
      <w:r w:rsidRPr="008B1791">
        <w:rPr>
          <w:rFonts w:ascii="Calibri" w:hAnsi="Calibri" w:cs="Calibri"/>
          <w:sz w:val="24"/>
          <w:szCs w:val="24"/>
        </w:rPr>
        <w:t xml:space="preserve">. </w:t>
      </w:r>
    </w:p>
    <w:p w14:paraId="5D19E193" w14:textId="0F05F413" w:rsidR="00F7339B" w:rsidRPr="008B1791" w:rsidRDefault="00EC33D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A</w:t>
      </w:r>
      <w:r w:rsidR="49F58816" w:rsidRPr="008B1791">
        <w:rPr>
          <w:rFonts w:ascii="Calibri" w:hAnsi="Calibri" w:cs="Calibri"/>
          <w:sz w:val="24"/>
          <w:szCs w:val="24"/>
        </w:rPr>
        <w:t xml:space="preserve"> defesa do princípio da equidade vem efetivamente fundamentando a intervenção pública do Estado social brasileiro, em complemento ao princípio da universalidade. Ele implica no reconhecimento de certos grupos sociais como detentores de direito de atenção diferenciada, visando corrigir ou compensar desigualdades acumuladas, sendo a equidade necessária para alcançar a igualdade. A equidade se articula, assim, ao princípio da universalidade, reafirmando a relevância das ações voltadas ao combate da desigualdade face </w:t>
      </w:r>
      <w:r w:rsidR="4AB79685" w:rsidRPr="008B1791">
        <w:rPr>
          <w:rFonts w:ascii="Calibri" w:hAnsi="Calibri" w:cs="Calibri"/>
          <w:sz w:val="24"/>
          <w:szCs w:val="24"/>
        </w:rPr>
        <w:t>a</w:t>
      </w:r>
      <w:r w:rsidR="49F58816" w:rsidRPr="008B1791">
        <w:rPr>
          <w:rFonts w:ascii="Calibri" w:hAnsi="Calibri" w:cs="Calibri"/>
          <w:sz w:val="24"/>
          <w:szCs w:val="24"/>
        </w:rPr>
        <w:t xml:space="preserve"> certas trajetórias coletivas, tendo em vista a necessidade de reafirmação de identidade ou de enfrentamento de mecanismos de discriminação e constrangimento de direitos com que se defrontam certos grupos populacionais.</w:t>
      </w:r>
      <w:r w:rsidR="4AB79685" w:rsidRPr="008B1791">
        <w:rPr>
          <w:rFonts w:ascii="Calibri" w:hAnsi="Calibri" w:cs="Calibri"/>
          <w:sz w:val="24"/>
          <w:szCs w:val="24"/>
        </w:rPr>
        <w:t xml:space="preserve"> Dessa forma, uma mesma política ou programa setorial pode acolher ações voltadas a beneficiários individuais e a beneficiários coletivos</w:t>
      </w:r>
      <w:r w:rsidRPr="008B1791">
        <w:rPr>
          <w:rFonts w:ascii="Calibri" w:hAnsi="Calibri" w:cs="Calibri"/>
          <w:sz w:val="24"/>
          <w:szCs w:val="24"/>
        </w:rPr>
        <w:t>, buscando</w:t>
      </w:r>
      <w:r w:rsidR="4AB79685" w:rsidRPr="008B1791">
        <w:rPr>
          <w:rFonts w:ascii="Calibri" w:hAnsi="Calibri" w:cs="Calibri"/>
          <w:sz w:val="24"/>
          <w:szCs w:val="24"/>
        </w:rPr>
        <w:t xml:space="preserve"> responde</w:t>
      </w:r>
      <w:r w:rsidRPr="008B1791">
        <w:rPr>
          <w:rFonts w:ascii="Calibri" w:hAnsi="Calibri" w:cs="Calibri"/>
          <w:sz w:val="24"/>
          <w:szCs w:val="24"/>
        </w:rPr>
        <w:t>r</w:t>
      </w:r>
      <w:r w:rsidR="4AB79685" w:rsidRPr="008B1791">
        <w:rPr>
          <w:rFonts w:ascii="Calibri" w:hAnsi="Calibri" w:cs="Calibri"/>
          <w:sz w:val="24"/>
          <w:szCs w:val="24"/>
        </w:rPr>
        <w:t xml:space="preserve"> simultaneamente aos princípios de universalidade e uniformidade, e de equidade e reconhecimento.</w:t>
      </w:r>
    </w:p>
    <w:p w14:paraId="44EFB146" w14:textId="77777777" w:rsidR="00F7339B" w:rsidRPr="008B1791" w:rsidRDefault="00F7339B" w:rsidP="00217ABC">
      <w:pPr>
        <w:pStyle w:val="PargrafodaLista"/>
        <w:spacing w:after="120" w:line="290" w:lineRule="exact"/>
        <w:ind w:left="0" w:firstLine="709"/>
        <w:contextualSpacing w:val="0"/>
        <w:jc w:val="both"/>
        <w:rPr>
          <w:rFonts w:ascii="Calibri" w:hAnsi="Calibri" w:cs="Calibri"/>
          <w:b/>
          <w:bCs/>
          <w:sz w:val="24"/>
          <w:szCs w:val="24"/>
          <w:u w:val="single"/>
        </w:rPr>
      </w:pPr>
    </w:p>
    <w:p w14:paraId="3A70A159" w14:textId="5BB70A5E" w:rsidR="00F7339B" w:rsidRPr="008B1791" w:rsidRDefault="00F7339B" w:rsidP="00154419">
      <w:pPr>
        <w:pStyle w:val="Ttulo2"/>
        <w:rPr>
          <w:rFonts w:ascii="Calibri" w:hAnsi="Calibri" w:cs="Calibri"/>
        </w:rPr>
      </w:pPr>
      <w:r w:rsidRPr="008B1791">
        <w:rPr>
          <w:rFonts w:ascii="Calibri" w:hAnsi="Calibri" w:cs="Calibri"/>
        </w:rPr>
        <w:t xml:space="preserve">Beneficiários individuais </w:t>
      </w:r>
    </w:p>
    <w:p w14:paraId="2B635068" w14:textId="77777777" w:rsidR="00287CBD" w:rsidRPr="008B1791" w:rsidRDefault="00287CBD" w:rsidP="00217ABC">
      <w:pPr>
        <w:spacing w:after="120" w:line="290" w:lineRule="exact"/>
        <w:ind w:firstLine="709"/>
        <w:jc w:val="both"/>
        <w:rPr>
          <w:rFonts w:ascii="Calibri" w:hAnsi="Calibri" w:cs="Calibri"/>
          <w:sz w:val="24"/>
          <w:szCs w:val="24"/>
        </w:rPr>
      </w:pPr>
    </w:p>
    <w:p w14:paraId="0DEAA1C9" w14:textId="2492C13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Para os objetivos da classificação proposta para esse trabalho, importa distinguir os beneficiários coletivos dos individuais. Os beneficiários individuais são o tipo mais frequente na seguridade social brasileira. Desde sua origem, pela via do estabelecimento das instituições de seguro social, a seguridade social se ancorou na oferta individualizada. Os benefícios previdenciários abrem direito à proteção em situações de riscos sociais associadas ao desemprego, acidentes de trabalho, doença, invalidez e velhice. Em que pese a superação de sua base corporativa original,</w:t>
      </w:r>
      <w:r w:rsidRPr="008B1791">
        <w:rPr>
          <w:rFonts w:ascii="Calibri" w:hAnsi="Calibri" w:cs="Calibri"/>
          <w:sz w:val="24"/>
          <w:szCs w:val="24"/>
          <w:vertAlign w:val="superscript"/>
        </w:rPr>
        <w:footnoteReference w:id="8"/>
      </w:r>
      <w:r w:rsidRPr="008B1791">
        <w:rPr>
          <w:rFonts w:ascii="Calibri" w:hAnsi="Calibri" w:cs="Calibri"/>
          <w:sz w:val="24"/>
          <w:szCs w:val="24"/>
        </w:rPr>
        <w:t xml:space="preserve"> ainda hoje é a trajetória profissional e a comprovação individual da contribuição previdenciária (ou de sua dispensa) que assenta o acesso ao direito previdenciário. </w:t>
      </w:r>
    </w:p>
    <w:p w14:paraId="2C42A47A" w14:textId="75720E8E" w:rsidR="00A84AD2" w:rsidRPr="008B1791" w:rsidRDefault="00F7339B"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Cabe lembrar que alguns benefícios da previdência social abrangem cônjuges e dependentes do beneficiário, aportando benefícios que se estendem para além do beneficiário direto, ou seja, o trabalhador afiliado e contribuinte a um dos regimes previdenciários.</w:t>
      </w:r>
      <w:r w:rsidRPr="008B1791">
        <w:rPr>
          <w:rStyle w:val="Refdenotaderodap"/>
          <w:rFonts w:ascii="Calibri" w:hAnsi="Calibri" w:cs="Calibri"/>
          <w:sz w:val="24"/>
          <w:szCs w:val="24"/>
        </w:rPr>
        <w:footnoteReference w:id="9"/>
      </w:r>
      <w:r w:rsidRPr="008B1791">
        <w:rPr>
          <w:rFonts w:ascii="Calibri" w:hAnsi="Calibri" w:cs="Calibri"/>
          <w:sz w:val="24"/>
          <w:szCs w:val="24"/>
        </w:rPr>
        <w:t xml:space="preserve"> Os dependentes dos segurados são identificados como possuindo vínculo familiar com o contribuinte, sendo dele dependentes economicamente. Para esse grupo, um conjunto específico de benefícios é garantido pela previdência social:</w:t>
      </w:r>
    </w:p>
    <w:p w14:paraId="1AF5210B" w14:textId="77777777" w:rsidR="00F7339B" w:rsidRPr="008B1791" w:rsidRDefault="00F7339B" w:rsidP="0064223D">
      <w:pPr>
        <w:spacing w:after="120" w:line="290" w:lineRule="exact"/>
        <w:ind w:left="2268"/>
        <w:jc w:val="both"/>
        <w:rPr>
          <w:rFonts w:ascii="Calibri" w:hAnsi="Calibri" w:cs="Calibri"/>
          <w:sz w:val="24"/>
          <w:szCs w:val="24"/>
        </w:rPr>
      </w:pPr>
      <w:r w:rsidRPr="008B1791">
        <w:rPr>
          <w:rFonts w:ascii="Calibri" w:hAnsi="Calibri" w:cs="Calibri"/>
          <w:sz w:val="24"/>
          <w:szCs w:val="24"/>
        </w:rPr>
        <w:t xml:space="preserve">“i) o salário-família: benefício previdenciário familiar de natureza assistencial criado com o objetivo essencial de amenizar os encargos decorrentes da alimentação e educação dos filhos ou equiparados de até 14 anos incompletos ou inválidos e devido a segurados empregados, empregados domésticos e trabalhadores avulsos de baixa renda formal;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a PPM: paga aos dependentes do segurado falecido, sendo devida, além de cônjuges ou equiparados, a filhos ou equiparados de até 21 anos de idade incompletos ou inválidos; e </w:t>
      </w:r>
      <w:proofErr w:type="spellStart"/>
      <w:r w:rsidRPr="008B1791">
        <w:rPr>
          <w:rFonts w:ascii="Calibri" w:hAnsi="Calibri" w:cs="Calibri"/>
          <w:sz w:val="24"/>
          <w:szCs w:val="24"/>
        </w:rPr>
        <w:t>iii</w:t>
      </w:r>
      <w:proofErr w:type="spellEnd"/>
      <w:r w:rsidRPr="008B1791">
        <w:rPr>
          <w:rFonts w:ascii="Calibri" w:hAnsi="Calibri" w:cs="Calibri"/>
          <w:sz w:val="24"/>
          <w:szCs w:val="24"/>
        </w:rPr>
        <w:t>) o auxílio-reclusão: devido aos dependentes do segurado de baixa renda que esteja, por qualquer motivo, preso, detido ou recluso.” (</w:t>
      </w:r>
      <w:r w:rsidRPr="008B1791">
        <w:rPr>
          <w:rFonts w:ascii="Calibri" w:eastAsia="Times New Roman" w:hAnsi="Calibri" w:cs="Calibri"/>
          <w:sz w:val="24"/>
          <w:szCs w:val="24"/>
          <w:lang w:eastAsia="pt-BR"/>
        </w:rPr>
        <w:t>Ansiliero et al, 2023, p. 22)</w:t>
      </w:r>
    </w:p>
    <w:p w14:paraId="63CF54D3" w14:textId="77777777" w:rsidR="00A84AD2" w:rsidRPr="008B1791" w:rsidRDefault="00A84AD2" w:rsidP="00217ABC">
      <w:pPr>
        <w:spacing w:after="120" w:line="290" w:lineRule="exact"/>
        <w:ind w:firstLine="709"/>
        <w:jc w:val="both"/>
        <w:rPr>
          <w:rFonts w:ascii="Calibri" w:hAnsi="Calibri" w:cs="Calibri"/>
          <w:sz w:val="24"/>
          <w:szCs w:val="24"/>
        </w:rPr>
      </w:pPr>
    </w:p>
    <w:p w14:paraId="49015EB7" w14:textId="13ACB603"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Contudo, em todos esses casos, o direito de atribuição de um benefício é devido ao vínculo contributivo do trabalhador filiado ao regime previdenciário específico. Ou seja, os dependentes detêm um direito individual (associado à situação de cônjuge ou filho, à idade ou à renda) derivado do vínculo familiar com o trabalhador segurado. É importante enfatizar que os benefícios previdenciários são relevantes para a garantia de bem-estar tanto dos segurados e de seus dependentes como de vários grupos sociais em contextos diversos de vulnerabilidade. Nesse sentido, mesmo que os seus beneficiários sejam classificados como beneficiários individuais (e não coletivos), a previdência social deve ser analisada a partir da perspectiva de seus resultados sociais, que se espraiam para a coletividade de diferentes maneiras. Quanto aos seus resultados coletivos, ou seja, aos benefícios que as ofertas da previdência social (bem como das demais ofertas da seguridade social) aportam à sociedade brasileira como um todo ou a grupos e territórios específicos, eles serão tratados mais adiante, na seção 5 desse texto.</w:t>
      </w:r>
    </w:p>
    <w:p w14:paraId="549B6367"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individuais da seguridade social se apresentam como majoritários também no âmbito da assistência social e da saúde. Os benefícios monetários não contributivos da seguridade social brasileira são de responsabilidade da política de assistência social. Seus dois principais programas são o Benefício de Prestação Continuada – BPC e o Programa Bolsa Família (PBF), e se baseiam na situação individual de pobreza. As linhas de pobreza mobilizadas pelo BPC e PBF consideram a renda familiar, mas as articulam com a condição individual de modo a permitir o acesso ao benefício:  renda per capita, idade ou condição de deficiência, no caso do BPC, e renda per capita, idade e gestação, no caso do PBF. </w:t>
      </w:r>
    </w:p>
    <w:p w14:paraId="684146D9" w14:textId="57AAE8F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saúde, por sua vez, a preeminência dos direitos individuais reflete os princípios da garantia da dignidade da pessoa humana e do seu direito </w:t>
      </w:r>
      <w:r w:rsidR="002F69DE" w:rsidRPr="008B1791">
        <w:rPr>
          <w:rFonts w:ascii="Calibri" w:hAnsi="Calibri" w:cs="Calibri"/>
          <w:sz w:val="24"/>
          <w:szCs w:val="24"/>
        </w:rPr>
        <w:t xml:space="preserve">à </w:t>
      </w:r>
      <w:r w:rsidRPr="008B1791">
        <w:rPr>
          <w:rFonts w:ascii="Calibri" w:hAnsi="Calibri" w:cs="Calibri"/>
          <w:sz w:val="24"/>
          <w:szCs w:val="24"/>
        </w:rPr>
        <w:t xml:space="preserve">vida, fundamentos de nossa ordem </w:t>
      </w:r>
      <w:r w:rsidRPr="008B1791">
        <w:rPr>
          <w:rFonts w:ascii="Calibri" w:hAnsi="Calibri" w:cs="Calibri"/>
          <w:sz w:val="24"/>
          <w:szCs w:val="24"/>
        </w:rPr>
        <w:lastRenderedPageBreak/>
        <w:t>constitucional. No que diz respeito aos serviços de saúde, a abordagem clínica e as ações curativas e de cuidados reforçam a centralidade dos beneficiários individuais. Contudo, as ações de saneamento e os combates a endemias e pandemias colocaram</w:t>
      </w:r>
      <w:r w:rsidR="00E5466E" w:rsidRPr="008B1791">
        <w:rPr>
          <w:rFonts w:ascii="Calibri" w:hAnsi="Calibri" w:cs="Calibri"/>
          <w:sz w:val="24"/>
          <w:szCs w:val="24"/>
        </w:rPr>
        <w:t>,</w:t>
      </w:r>
      <w:r w:rsidRPr="008B1791">
        <w:rPr>
          <w:rFonts w:ascii="Calibri" w:hAnsi="Calibri" w:cs="Calibri"/>
          <w:sz w:val="24"/>
          <w:szCs w:val="24"/>
        </w:rPr>
        <w:t xml:space="preserve"> desde cedo, a necessidade de abordagens coletivas no campo da saúde, identificando certos grupos e territórios como os destinatários das ações públicas. Mais do que isso, identificam grupos sociais como </w:t>
      </w:r>
      <w:r w:rsidR="006304AE" w:rsidRPr="008B1791">
        <w:rPr>
          <w:rFonts w:ascii="Calibri" w:hAnsi="Calibri" w:cs="Calibri"/>
          <w:sz w:val="24"/>
          <w:szCs w:val="24"/>
        </w:rPr>
        <w:t xml:space="preserve">portadores </w:t>
      </w:r>
      <w:r w:rsidRPr="008B1791">
        <w:rPr>
          <w:rFonts w:ascii="Calibri" w:hAnsi="Calibri" w:cs="Calibri"/>
          <w:sz w:val="24"/>
          <w:szCs w:val="24"/>
        </w:rPr>
        <w:t>de direitos coletivos específicos</w:t>
      </w:r>
      <w:r w:rsidR="00A7768A" w:rsidRPr="008B1791">
        <w:rPr>
          <w:rFonts w:ascii="Calibri" w:hAnsi="Calibri" w:cs="Calibri"/>
          <w:sz w:val="24"/>
          <w:szCs w:val="24"/>
        </w:rPr>
        <w:t>,</w:t>
      </w:r>
      <w:r w:rsidRPr="008B1791">
        <w:rPr>
          <w:rFonts w:ascii="Calibri" w:hAnsi="Calibri" w:cs="Calibri"/>
          <w:sz w:val="24"/>
          <w:szCs w:val="24"/>
        </w:rPr>
        <w:t xml:space="preserve"> como é o caso da população indígena. O Subsistema de Atenção à Saúde Indígena organiza uma intervenção diferenciada, sob responsabilidade da União, visando atender a cerca de 720 mil indígenas aldeados em todo o país, respeitando a diversidade histórica, social, cultural, geográfica e política dos povos indígenas brasileiros, bem como suas especificidades epidemiológicas.</w:t>
      </w:r>
    </w:p>
    <w:p w14:paraId="2B47EA45"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Cabe, ainda, lembrar que a organização dos serviços de saúde no Brasil ganhou uma nova orientação a partir de 2006, com a aprovação da</w:t>
      </w:r>
      <w:r w:rsidRPr="008B1791">
        <w:rPr>
          <w:rFonts w:ascii="Calibri" w:hAnsi="Calibri" w:cs="Calibri"/>
          <w:kern w:val="0"/>
          <w:sz w:val="24"/>
          <w:szCs w:val="24"/>
          <w:lang w:bidi="he-IL"/>
        </w:rPr>
        <w:t xml:space="preserve"> </w:t>
      </w:r>
      <w:r w:rsidRPr="008B1791">
        <w:rPr>
          <w:rFonts w:ascii="Calibri" w:hAnsi="Calibri" w:cs="Calibri"/>
          <w:sz w:val="24"/>
          <w:szCs w:val="24"/>
        </w:rPr>
        <w:t xml:space="preserve">Política Nacional de Atenção Básica (PNAB), acolhendo a Saúde da Família (SF) como modelo preferencial de acesso ao sistema de saúde. Seu objetivo é o de garantir a integralidade das ações de saúde e a continuidade do cuidado, além de impulsionar as ações de prevenção e promoção da saúde.  Priorizando a família, a SF busca fortalecer o cuidado integral e o vínculo com o paciente, superando, ao mesmo tempo, a abordagem segmentada por doença e a desatenção aos comportamentos e valores socioculturais do paciente e sua família. </w:t>
      </w:r>
    </w:p>
    <w:p w14:paraId="00F32114" w14:textId="009BD0C9"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Também no âmbito da assistência social, a família emerge como objeto de atenção e foco de intervenção. De forma similar à política de saúde, na assistência social busca-se superar a focalização em segmentos da população – criança, idoso ou pessoa com deficiência - ou por situações de risco – vítimas de violência ou de trabalho infantil – para uma abordagem que enfatize o espaço de cuidado e de proteção representado pela família. Assim, ganha centralidade no SUAS o Programa de Atenção Integral à Família (PAIF), oferta obrigatória nos Centros de Referência de Assistência Social (CRAS).</w:t>
      </w:r>
      <w:r w:rsidRPr="008B1791">
        <w:rPr>
          <w:rStyle w:val="Refdenotaderodap"/>
          <w:rFonts w:ascii="Calibri" w:hAnsi="Calibri" w:cs="Calibri"/>
          <w:sz w:val="24"/>
          <w:szCs w:val="24"/>
        </w:rPr>
        <w:footnoteReference w:id="10"/>
      </w:r>
      <w:r w:rsidRPr="008B1791">
        <w:rPr>
          <w:rFonts w:ascii="Calibri" w:hAnsi="Calibri" w:cs="Calibri"/>
          <w:sz w:val="24"/>
          <w:szCs w:val="24"/>
        </w:rPr>
        <w:t xml:space="preserve"> Se o destaque dado </w:t>
      </w:r>
      <w:r w:rsidR="008F41CC" w:rsidRPr="008B1791">
        <w:rPr>
          <w:rFonts w:ascii="Calibri" w:hAnsi="Calibri" w:cs="Calibri"/>
          <w:sz w:val="24"/>
          <w:szCs w:val="24"/>
        </w:rPr>
        <w:t xml:space="preserve">à </w:t>
      </w:r>
      <w:r w:rsidRPr="008B1791">
        <w:rPr>
          <w:rFonts w:ascii="Calibri" w:hAnsi="Calibri" w:cs="Calibri"/>
          <w:sz w:val="24"/>
          <w:szCs w:val="24"/>
        </w:rPr>
        <w:t>família abre perspectivas promissoras para os serviços sociais, os riscos não são irrelevantes. Por um lado, a sobrecarga das famílias, em especial com a ampliação das demandas sobre as mulheres, pode ser intensificada. De outro lado, tal centralidade pode avivar o estigma em torno de famílias “incapazes”: “A crença na família como responsável pelo caráter e conduta social de seus membros, combinada com uma certa suspeita em relação às famílias pobres da sua capacidade de proteger e transmitir valores positivos, ainda são concepções associadas às formas contemporâneas de trabalho com famílias, constituindo uma referência híbrida de proteção com controle e disciplinamento moral” (Garcia, 2018, p. 36-37)</w:t>
      </w:r>
    </w:p>
    <w:p w14:paraId="0A489EBC" w14:textId="40FE172D" w:rsidR="00F7339B" w:rsidRPr="008B1791" w:rsidRDefault="36FF04B4"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Para os objetivos desse texto, entretanto, importa menos discutir o formato e impactos das estratégias de intervenção no âmbito da família, do que abordar o tema da família a partir da classificação dos beneficiários da seguridade social aqui proposta. </w:t>
      </w:r>
      <w:bookmarkStart w:id="5" w:name="_Hlk180058168"/>
      <w:r w:rsidRPr="008B1791">
        <w:rPr>
          <w:rFonts w:ascii="Calibri" w:hAnsi="Calibri" w:cs="Calibri"/>
          <w:sz w:val="24"/>
          <w:szCs w:val="24"/>
        </w:rPr>
        <w:t>Na perspectiva adotada, os beneficiários coletivos podem ser definidos como aqueles cujos direitos de proteção social responde a uma demanda que transcende o indivíduo ou a sua família específica. Os beneficiários coletivos, seja a coletividade em geral ou grupos e atores coletivos, são entendidos como sendo portadores de direitos que só podem ser realizados como um direito de grupo. O tópico será detalhado a seguir.</w:t>
      </w:r>
    </w:p>
    <w:bookmarkEnd w:id="5"/>
    <w:p w14:paraId="1EFE5B0E" w14:textId="77777777" w:rsidR="00F7339B" w:rsidRPr="008B1791" w:rsidRDefault="00F7339B" w:rsidP="00217ABC">
      <w:pPr>
        <w:spacing w:after="120" w:line="290" w:lineRule="exact"/>
        <w:ind w:firstLine="709"/>
        <w:jc w:val="both"/>
        <w:rPr>
          <w:rFonts w:ascii="Calibri" w:hAnsi="Calibri" w:cs="Calibri"/>
          <w:sz w:val="24"/>
          <w:szCs w:val="24"/>
        </w:rPr>
      </w:pPr>
    </w:p>
    <w:p w14:paraId="1EF7F560" w14:textId="4C5ECAA9" w:rsidR="00F7339B" w:rsidRPr="008B1791" w:rsidRDefault="00F7339B" w:rsidP="00154419">
      <w:pPr>
        <w:pStyle w:val="Ttulo2"/>
        <w:rPr>
          <w:rFonts w:ascii="Calibri" w:hAnsi="Calibri" w:cs="Calibri"/>
        </w:rPr>
      </w:pPr>
      <w:r w:rsidRPr="008B1791">
        <w:rPr>
          <w:rFonts w:ascii="Calibri" w:hAnsi="Calibri" w:cs="Calibri"/>
        </w:rPr>
        <w:t xml:space="preserve">Classificação dos beneficiários coletivos na seguridade social </w:t>
      </w:r>
    </w:p>
    <w:p w14:paraId="0CB30B25" w14:textId="77777777" w:rsidR="00287CBD" w:rsidRPr="008B1791" w:rsidRDefault="00287CBD" w:rsidP="00217ABC">
      <w:pPr>
        <w:spacing w:after="120" w:line="290" w:lineRule="exact"/>
        <w:ind w:firstLine="709"/>
        <w:jc w:val="both"/>
        <w:rPr>
          <w:rFonts w:ascii="Calibri" w:hAnsi="Calibri" w:cs="Calibri"/>
          <w:sz w:val="24"/>
          <w:szCs w:val="24"/>
        </w:rPr>
      </w:pPr>
    </w:p>
    <w:p w14:paraId="298D386F" w14:textId="081FA8E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Os beneficiários individuais são aqui definidos como aqueles identificáveis</w:t>
      </w:r>
      <w:r w:rsidR="00BC63E1" w:rsidRPr="008B1791">
        <w:rPr>
          <w:rFonts w:ascii="Calibri" w:hAnsi="Calibri" w:cs="Calibri"/>
          <w:sz w:val="24"/>
          <w:szCs w:val="24"/>
        </w:rPr>
        <w:t xml:space="preserve"> </w:t>
      </w:r>
      <w:r w:rsidRPr="008B1791">
        <w:rPr>
          <w:rFonts w:ascii="Calibri" w:hAnsi="Calibri" w:cs="Calibri"/>
          <w:sz w:val="24"/>
          <w:szCs w:val="24"/>
        </w:rPr>
        <w:t>e</w:t>
      </w:r>
      <w:r w:rsidR="00BC63E1" w:rsidRPr="008B1791">
        <w:rPr>
          <w:rFonts w:ascii="Calibri" w:hAnsi="Calibri" w:cs="Calibri"/>
          <w:sz w:val="24"/>
          <w:szCs w:val="24"/>
        </w:rPr>
        <w:t>, dessa forma,</w:t>
      </w:r>
      <w:r w:rsidRPr="008B1791">
        <w:rPr>
          <w:rFonts w:ascii="Calibri" w:hAnsi="Calibri" w:cs="Calibri"/>
          <w:sz w:val="24"/>
          <w:szCs w:val="24"/>
        </w:rPr>
        <w:t xml:space="preserve"> elegíveis na modalidade de proteção específica em cada política setorial da seguridade. São, assim, detentores de direitos sociais no campo da previdência social da assistência social e da saúde, podendo acessar individualmente os seus benefícios monetários e não monetários em decorrência de suas demandas e característica pessoais, familiares ou condição social. Mas para além das ofertas individuais, as políticas da seguridade social garantem direitos e proteções que têm como beneficiários determinados grupos ou toda a coletividade, por meio de programas e ações específicos. Os beneficiários coletivos seriam, na abordagem aqui proposta, aqueles detentores de direitos transindividuais, sejam difusos ou coletivos </w:t>
      </w:r>
      <w:r w:rsidRPr="008B1791">
        <w:rPr>
          <w:rFonts w:ascii="Calibri" w:hAnsi="Calibri" w:cs="Calibri"/>
          <w:i/>
          <w:iCs/>
          <w:sz w:val="24"/>
          <w:szCs w:val="24"/>
        </w:rPr>
        <w:t>stricto sensu</w:t>
      </w:r>
      <w:r w:rsidRPr="008B1791">
        <w:rPr>
          <w:rFonts w:ascii="Calibri" w:hAnsi="Calibri" w:cs="Calibri"/>
          <w:sz w:val="24"/>
          <w:szCs w:val="24"/>
        </w:rPr>
        <w:t xml:space="preserve">. </w:t>
      </w:r>
    </w:p>
    <w:p w14:paraId="29BAC045" w14:textId="621B67E5" w:rsidR="00F7339B" w:rsidRPr="008B1791" w:rsidRDefault="023CEE82" w:rsidP="001C3366">
      <w:pPr>
        <w:spacing w:after="120"/>
        <w:ind w:firstLine="709"/>
        <w:jc w:val="both"/>
        <w:rPr>
          <w:rFonts w:ascii="Calibri" w:hAnsi="Calibri" w:cs="Calibri"/>
          <w:sz w:val="24"/>
          <w:szCs w:val="24"/>
        </w:rPr>
      </w:pPr>
      <w:r w:rsidRPr="008B1791">
        <w:rPr>
          <w:rFonts w:ascii="Calibri" w:hAnsi="Calibri" w:cs="Calibri"/>
          <w:sz w:val="24"/>
          <w:szCs w:val="24"/>
        </w:rPr>
        <w:t xml:space="preserve">Na formulação aqui </w:t>
      </w:r>
      <w:r w:rsidR="368EAF96" w:rsidRPr="008B1791">
        <w:rPr>
          <w:rFonts w:ascii="Calibri" w:hAnsi="Calibri" w:cs="Calibri"/>
          <w:sz w:val="24"/>
          <w:szCs w:val="24"/>
        </w:rPr>
        <w:t>sugerida</w:t>
      </w:r>
      <w:r w:rsidRPr="008B1791">
        <w:rPr>
          <w:rFonts w:ascii="Calibri" w:hAnsi="Calibri" w:cs="Calibri"/>
          <w:sz w:val="24"/>
          <w:szCs w:val="24"/>
        </w:rPr>
        <w:t>, a definição de beneficiário coletivo parte da reflexão sobre a natureza da demanda. Ou seja, além da proteção individual, demandas de proteção coletiva são apresentadas e acolhidas pela seguridade social brasileira. Mesmo se usufruídos individualmente, tais ofertas se referem a coletivos que detém um reconhecimento próprio e aos quais é atribuído um direito de grupo. Tal direito pode ser ancorado em identidade cultural específica, em um risco a sua existência física ou ao constrangimento no acesso a direitos devido à mecanismos de discriminação. Nessa perspectiva, é possível distinguir três tipos de beneficiários coletivos: os beneficiários coletivos não identificáveis, e os beneficiários coletivos cuja identidade étnica ou identificação com grupo social portador de demandas de equidade</w:t>
      </w:r>
      <w:r w:rsidR="00F7339B" w:rsidRPr="008B1791" w:rsidDel="023CEE82">
        <w:rPr>
          <w:rFonts w:ascii="Calibri" w:hAnsi="Calibri" w:cs="Calibri"/>
          <w:sz w:val="24"/>
          <w:szCs w:val="24"/>
        </w:rPr>
        <w:t>,</w:t>
      </w:r>
      <w:r w:rsidRPr="008B1791">
        <w:rPr>
          <w:rFonts w:ascii="Calibri" w:hAnsi="Calibri" w:cs="Calibri"/>
          <w:sz w:val="24"/>
          <w:szCs w:val="24"/>
        </w:rPr>
        <w:t xml:space="preserve"> abre acesso a ofertas no campo dos direitos coletivos. Os três grupos serão tratados a seguir.</w:t>
      </w:r>
    </w:p>
    <w:p w14:paraId="7C6EF343" w14:textId="77777777" w:rsidR="00F7339B" w:rsidRPr="008B1791" w:rsidRDefault="00F7339B" w:rsidP="00217ABC">
      <w:pPr>
        <w:spacing w:after="120" w:line="290" w:lineRule="exact"/>
        <w:ind w:firstLine="709"/>
        <w:jc w:val="both"/>
        <w:rPr>
          <w:rFonts w:ascii="Calibri" w:hAnsi="Calibri" w:cs="Calibri"/>
          <w:sz w:val="24"/>
          <w:szCs w:val="24"/>
        </w:rPr>
      </w:pPr>
    </w:p>
    <w:p w14:paraId="477751E1" w14:textId="02671841" w:rsidR="00F7339B" w:rsidRPr="008B1791" w:rsidRDefault="00F7339B" w:rsidP="002029A8">
      <w:pPr>
        <w:pStyle w:val="Ttulo3"/>
        <w:rPr>
          <w:rFonts w:ascii="Calibri" w:hAnsi="Calibri" w:cs="Calibri"/>
        </w:rPr>
      </w:pPr>
      <w:r w:rsidRPr="008B1791">
        <w:rPr>
          <w:rFonts w:ascii="Calibri" w:hAnsi="Calibri" w:cs="Calibri"/>
        </w:rPr>
        <w:t xml:space="preserve">Beneficiários </w:t>
      </w:r>
      <w:bookmarkStart w:id="6" w:name="_Hlk179886404"/>
      <w:r w:rsidRPr="008B1791">
        <w:rPr>
          <w:rFonts w:ascii="Calibri" w:hAnsi="Calibri" w:cs="Calibri"/>
        </w:rPr>
        <w:t>coletivos não identificáveis</w:t>
      </w:r>
      <w:bookmarkEnd w:id="6"/>
    </w:p>
    <w:p w14:paraId="478D02A0"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coletivos não identificáveis são aqueles que usufruem de ofertas difusas garantidas pela seguridade social a toda a população de um território ou a amplos grupos populacionais. O campo da saúde pública, em especial da vigilância sanitária, acolhe ofertas de natureza indivisível que visam promover, prevenir e proteger a saúde a toda a população e garantir o direito social à saúde. São exemplos o monitoramento e a intervenção visando a manutenção de padrões mínimos de qualidade em aspectos que afetam diretamente a saúde, como a qualidade da água, do ar, de alimentos e de medicamentos. </w:t>
      </w:r>
    </w:p>
    <w:p w14:paraId="26F31F89" w14:textId="23D605EA" w:rsidR="004E6B02" w:rsidRPr="008B1791" w:rsidRDefault="36FF04B4"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No caso da água, o Programa Nacional de Vigilância da Qualidade da Água para Consumo Humano (</w:t>
      </w:r>
      <w:proofErr w:type="spellStart"/>
      <w:r w:rsidRPr="008B1791">
        <w:rPr>
          <w:rFonts w:ascii="Calibri" w:hAnsi="Calibri" w:cs="Calibri"/>
          <w:sz w:val="24"/>
          <w:szCs w:val="24"/>
        </w:rPr>
        <w:t>Vigiagua</w:t>
      </w:r>
      <w:proofErr w:type="spellEnd"/>
      <w:r w:rsidRPr="008B1791">
        <w:rPr>
          <w:rFonts w:ascii="Calibri" w:hAnsi="Calibri" w:cs="Calibri"/>
          <w:sz w:val="24"/>
          <w:szCs w:val="24"/>
        </w:rPr>
        <w:t xml:space="preserve">) visa garantir o seu acesso e qualidade (incluindo a determinação de um padrão de potabilidade). O programa é gerenciado </w:t>
      </w:r>
      <w:r w:rsidR="00F56C3B" w:rsidRPr="008B1791">
        <w:rPr>
          <w:rFonts w:ascii="Calibri" w:hAnsi="Calibri" w:cs="Calibri"/>
          <w:sz w:val="24"/>
          <w:szCs w:val="24"/>
        </w:rPr>
        <w:t>através do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sistema utilizado para </w:t>
      </w:r>
      <w:r w:rsidR="00A1014A" w:rsidRPr="008B1791">
        <w:rPr>
          <w:rFonts w:ascii="Calibri" w:hAnsi="Calibri" w:cs="Calibri"/>
          <w:sz w:val="24"/>
          <w:szCs w:val="24"/>
        </w:rPr>
        <w:t>registrar</w:t>
      </w:r>
      <w:r w:rsidRPr="008B1791">
        <w:rPr>
          <w:rFonts w:ascii="Calibri" w:hAnsi="Calibri" w:cs="Calibri"/>
          <w:sz w:val="24"/>
          <w:szCs w:val="24"/>
        </w:rPr>
        <w:t xml:space="preserve"> as informações sobre as ações de vigilância da qualidade da água, </w:t>
      </w:r>
      <w:r w:rsidR="0029249E" w:rsidRPr="008B1791">
        <w:rPr>
          <w:rFonts w:ascii="Calibri" w:hAnsi="Calibri" w:cs="Calibri"/>
          <w:sz w:val="24"/>
          <w:szCs w:val="24"/>
        </w:rPr>
        <w:t xml:space="preserve">como a coleta e análise </w:t>
      </w:r>
      <w:r w:rsidR="00201CD8" w:rsidRPr="008B1791">
        <w:rPr>
          <w:rFonts w:ascii="Calibri" w:hAnsi="Calibri" w:cs="Calibri"/>
          <w:sz w:val="24"/>
          <w:szCs w:val="24"/>
        </w:rPr>
        <w:t xml:space="preserve">da água distribuída, </w:t>
      </w:r>
      <w:r w:rsidRPr="008B1791">
        <w:rPr>
          <w:rFonts w:ascii="Calibri" w:hAnsi="Calibri" w:cs="Calibri"/>
          <w:sz w:val="24"/>
          <w:szCs w:val="24"/>
        </w:rPr>
        <w:t xml:space="preserve">permitindo </w:t>
      </w:r>
      <w:r w:rsidR="00201CD8" w:rsidRPr="008B1791">
        <w:rPr>
          <w:rFonts w:ascii="Calibri" w:hAnsi="Calibri" w:cs="Calibri"/>
          <w:sz w:val="24"/>
          <w:szCs w:val="24"/>
        </w:rPr>
        <w:t xml:space="preserve">o </w:t>
      </w:r>
      <w:r w:rsidRPr="008B1791">
        <w:rPr>
          <w:rFonts w:ascii="Calibri" w:hAnsi="Calibri" w:cs="Calibri"/>
          <w:sz w:val="24"/>
          <w:szCs w:val="24"/>
        </w:rPr>
        <w:t>monitora</w:t>
      </w:r>
      <w:r w:rsidR="00C3265C" w:rsidRPr="008B1791">
        <w:rPr>
          <w:rFonts w:ascii="Calibri" w:hAnsi="Calibri" w:cs="Calibri"/>
          <w:sz w:val="24"/>
          <w:szCs w:val="24"/>
        </w:rPr>
        <w:t>mento de indicadores de potabilidade</w:t>
      </w:r>
      <w:r w:rsidRPr="008B1791">
        <w:rPr>
          <w:rFonts w:ascii="Calibri" w:hAnsi="Calibri" w:cs="Calibri"/>
          <w:sz w:val="24"/>
          <w:szCs w:val="24"/>
        </w:rPr>
        <w:t xml:space="preserve">. </w:t>
      </w:r>
      <w:r w:rsidR="00715D27" w:rsidRPr="008B1791">
        <w:rPr>
          <w:rFonts w:ascii="Calibri" w:hAnsi="Calibri" w:cs="Calibri"/>
          <w:sz w:val="24"/>
          <w:szCs w:val="24"/>
        </w:rPr>
        <w:t xml:space="preserve">De 2009 a 2019, o número de municípios que realizam atividades com esse fim passou de 56% para </w:t>
      </w:r>
      <w:r w:rsidR="00206F5C" w:rsidRPr="008B1791">
        <w:rPr>
          <w:rFonts w:ascii="Calibri" w:hAnsi="Calibri" w:cs="Calibri"/>
          <w:sz w:val="24"/>
          <w:szCs w:val="24"/>
        </w:rPr>
        <w:t>80%, indicando uma expansão significativa da atuação do SUS no controle da oferta da água à população</w:t>
      </w:r>
      <w:r w:rsidR="00904D5D" w:rsidRPr="008B1791">
        <w:rPr>
          <w:rFonts w:ascii="Calibri" w:hAnsi="Calibri" w:cs="Calibri"/>
          <w:sz w:val="24"/>
          <w:szCs w:val="24"/>
        </w:rPr>
        <w:t xml:space="preserve">, sendo realizadas mais de 1,5 milhões de análises laboratoriais de </w:t>
      </w:r>
      <w:r w:rsidR="00DA6CB2" w:rsidRPr="008B1791">
        <w:rPr>
          <w:rFonts w:ascii="Calibri" w:hAnsi="Calibri" w:cs="Calibri"/>
          <w:sz w:val="24"/>
          <w:szCs w:val="24"/>
        </w:rPr>
        <w:t>amostras em todo o país</w:t>
      </w:r>
      <w:r w:rsidR="00E23F54" w:rsidRPr="008B1791">
        <w:rPr>
          <w:rFonts w:ascii="Calibri" w:hAnsi="Calibri" w:cs="Calibri"/>
          <w:sz w:val="24"/>
          <w:szCs w:val="24"/>
        </w:rPr>
        <w:t xml:space="preserve"> (BRASIL, 2020)</w:t>
      </w:r>
      <w:r w:rsidR="00206F5C" w:rsidRPr="008B1791">
        <w:rPr>
          <w:rFonts w:ascii="Calibri" w:hAnsi="Calibri" w:cs="Calibri"/>
          <w:sz w:val="24"/>
          <w:szCs w:val="24"/>
        </w:rPr>
        <w:t xml:space="preserve">. </w:t>
      </w:r>
      <w:r w:rsidRPr="008B1791">
        <w:rPr>
          <w:rFonts w:ascii="Calibri" w:hAnsi="Calibri" w:cs="Calibri"/>
          <w:sz w:val="24"/>
          <w:szCs w:val="24"/>
        </w:rPr>
        <w:t>As ações de fiscalização e monitoramento da qualidade da água são um importante instrumento para reduzir a exposição à água imprópria para consumo humano, um risco à saúde pública. A</w:t>
      </w:r>
      <w:r w:rsidR="008D69E7" w:rsidRPr="008B1791">
        <w:rPr>
          <w:rFonts w:ascii="Calibri" w:hAnsi="Calibri" w:cs="Calibri"/>
          <w:sz w:val="24"/>
          <w:szCs w:val="24"/>
        </w:rPr>
        <w:t xml:space="preserve"> população coberta pelas ações de vigilância registradas no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é apresentada no gráfico 1, mostrando a progressiva ampliação da população beneficiada pelas ações de fiscalização</w:t>
      </w:r>
      <w:r w:rsidR="00884175" w:rsidRPr="008B1791">
        <w:rPr>
          <w:rFonts w:ascii="Calibri" w:hAnsi="Calibri" w:cs="Calibri"/>
          <w:sz w:val="24"/>
          <w:szCs w:val="24"/>
        </w:rPr>
        <w:t xml:space="preserve">, nas </w:t>
      </w:r>
      <w:r w:rsidR="00CE7CAE" w:rsidRPr="008B1791">
        <w:rPr>
          <w:rFonts w:ascii="Calibri" w:hAnsi="Calibri" w:cs="Calibri"/>
          <w:sz w:val="24"/>
          <w:szCs w:val="24"/>
        </w:rPr>
        <w:t>três principais formas de abastecimento</w:t>
      </w:r>
      <w:r w:rsidR="002A758D" w:rsidRPr="008B1791">
        <w:rPr>
          <w:rFonts w:ascii="Calibri" w:hAnsi="Calibri" w:cs="Calibri"/>
          <w:sz w:val="24"/>
          <w:szCs w:val="24"/>
        </w:rPr>
        <w:t xml:space="preserve"> utilizadas no país</w:t>
      </w:r>
      <w:r w:rsidRPr="008B1791">
        <w:rPr>
          <w:rFonts w:ascii="Calibri" w:hAnsi="Calibri" w:cs="Calibri"/>
          <w:sz w:val="24"/>
          <w:szCs w:val="24"/>
        </w:rPr>
        <w:t>.</w:t>
      </w:r>
    </w:p>
    <w:p w14:paraId="7AEC2CDE" w14:textId="77777777" w:rsidR="004E6B02" w:rsidRPr="008B1791" w:rsidRDefault="004E6B02" w:rsidP="004E6B02">
      <w:pPr>
        <w:spacing w:after="120" w:line="290" w:lineRule="exact"/>
        <w:jc w:val="both"/>
        <w:rPr>
          <w:rFonts w:ascii="Calibri" w:hAnsi="Calibri" w:cs="Calibri"/>
          <w:sz w:val="24"/>
          <w:szCs w:val="24"/>
        </w:rPr>
      </w:pPr>
    </w:p>
    <w:p w14:paraId="39F003B1" w14:textId="7BFB10AF" w:rsidR="0043529C" w:rsidRPr="008B1791" w:rsidRDefault="002F5004" w:rsidP="002F5004">
      <w:pPr>
        <w:pStyle w:val="Legenda"/>
        <w:rPr>
          <w:rFonts w:ascii="Calibri" w:hAnsi="Calibri" w:cs="Calibri"/>
        </w:rPr>
      </w:pPr>
      <w:r w:rsidRPr="008B1791">
        <w:rPr>
          <w:rFonts w:ascii="Calibri" w:hAnsi="Calibri" w:cs="Calibri"/>
        </w:rPr>
        <w:t xml:space="preserve">Gráfico </w:t>
      </w:r>
      <w:r w:rsidRPr="008B1791">
        <w:rPr>
          <w:rFonts w:ascii="Calibri" w:hAnsi="Calibri" w:cs="Calibri"/>
        </w:rPr>
        <w:fldChar w:fldCharType="begin"/>
      </w:r>
      <w:r w:rsidRPr="008B1791">
        <w:rPr>
          <w:rFonts w:ascii="Calibri" w:hAnsi="Calibri" w:cs="Calibri"/>
        </w:rPr>
        <w:instrText xml:space="preserve"> SEQ Gráfico \* ARABIC </w:instrText>
      </w:r>
      <w:r w:rsidRPr="008B1791">
        <w:rPr>
          <w:rFonts w:ascii="Calibri" w:hAnsi="Calibri" w:cs="Calibri"/>
        </w:rPr>
        <w:fldChar w:fldCharType="separate"/>
      </w:r>
      <w:r w:rsidRPr="008B1791">
        <w:rPr>
          <w:rFonts w:ascii="Calibri" w:hAnsi="Calibri" w:cs="Calibri"/>
          <w:noProof/>
        </w:rPr>
        <w:t>1</w:t>
      </w:r>
      <w:r w:rsidRPr="008B1791">
        <w:rPr>
          <w:rFonts w:ascii="Calibri" w:hAnsi="Calibri" w:cs="Calibri"/>
          <w:noProof/>
        </w:rPr>
        <w:fldChar w:fldCharType="end"/>
      </w:r>
      <w:r w:rsidR="001C3366" w:rsidRPr="008B1791">
        <w:rPr>
          <w:rFonts w:ascii="Calibri" w:hAnsi="Calibri" w:cs="Calibri"/>
        </w:rPr>
        <w:t xml:space="preserve">: </w:t>
      </w:r>
      <w:r w:rsidR="00F7339B" w:rsidRPr="008B1791">
        <w:rPr>
          <w:rFonts w:ascii="Calibri" w:hAnsi="Calibri" w:cs="Calibri"/>
        </w:rPr>
        <w:t xml:space="preserve">Cobertura </w:t>
      </w:r>
      <w:r w:rsidR="00E61279" w:rsidRPr="008B1791">
        <w:rPr>
          <w:rFonts w:ascii="Calibri" w:hAnsi="Calibri" w:cs="Calibri"/>
        </w:rPr>
        <w:t xml:space="preserve">populacional do </w:t>
      </w:r>
      <w:proofErr w:type="spellStart"/>
      <w:r w:rsidR="00F7339B" w:rsidRPr="008B1791">
        <w:rPr>
          <w:rFonts w:ascii="Calibri" w:hAnsi="Calibri" w:cs="Calibri"/>
        </w:rPr>
        <w:t>Sisagua</w:t>
      </w:r>
      <w:proofErr w:type="spellEnd"/>
      <w:r w:rsidR="004E1440" w:rsidRPr="008B1791">
        <w:rPr>
          <w:rFonts w:ascii="Calibri" w:hAnsi="Calibri" w:cs="Calibri"/>
        </w:rPr>
        <w:t>,</w:t>
      </w:r>
      <w:r w:rsidR="00F7339B" w:rsidRPr="008B1791">
        <w:rPr>
          <w:rFonts w:ascii="Calibri" w:hAnsi="Calibri" w:cs="Calibri"/>
        </w:rPr>
        <w:t xml:space="preserve"> por forma de abastecimento (2014-2019)</w:t>
      </w:r>
    </w:p>
    <w:p w14:paraId="5EB40135" w14:textId="47976EF1" w:rsidR="001E76B6" w:rsidRPr="008B1791" w:rsidRDefault="001E76B6" w:rsidP="001E76B6">
      <w:pPr>
        <w:pStyle w:val="Legenda"/>
        <w:rPr>
          <w:rFonts w:ascii="Calibri" w:hAnsi="Calibri" w:cs="Calibri"/>
        </w:rPr>
      </w:pPr>
    </w:p>
    <w:p w14:paraId="06A11498" w14:textId="2BC3730B" w:rsidR="001E76B6" w:rsidRPr="008B1791" w:rsidRDefault="001E76B6" w:rsidP="0043529C">
      <w:pPr>
        <w:spacing w:after="0" w:line="240" w:lineRule="auto"/>
        <w:rPr>
          <w:rFonts w:ascii="Calibri" w:hAnsi="Calibri" w:cs="Calibri"/>
          <w:sz w:val="24"/>
          <w:szCs w:val="24"/>
        </w:rPr>
      </w:pPr>
      <w:r w:rsidRPr="008B1791">
        <w:rPr>
          <w:rFonts w:ascii="Calibri" w:hAnsi="Calibri" w:cs="Calibri"/>
          <w:noProof/>
          <w:sz w:val="24"/>
          <w:szCs w:val="24"/>
        </w:rPr>
        <w:drawing>
          <wp:inline distT="0" distB="0" distL="0" distR="0" wp14:anchorId="04213E86" wp14:editId="5901DB73">
            <wp:extent cx="5760085" cy="3180080"/>
            <wp:effectExtent l="0" t="0" r="12065" b="1270"/>
            <wp:docPr id="62371293" name="Gráfico 1">
              <a:extLst xmlns:a="http://schemas.openxmlformats.org/drawingml/2006/main">
                <a:ext uri="{FF2B5EF4-FFF2-40B4-BE49-F238E27FC236}">
                  <a16:creationId xmlns:a16="http://schemas.microsoft.com/office/drawing/2014/main" id="{0E51A33F-4F25-48C5-AAE4-C57EA4525E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74B1F74" w14:textId="63B76517" w:rsidR="00F7339B" w:rsidRPr="008B1791" w:rsidRDefault="00A657A0" w:rsidP="0043529C">
      <w:pPr>
        <w:spacing w:after="0" w:line="240" w:lineRule="auto"/>
        <w:rPr>
          <w:rFonts w:ascii="Calibri" w:hAnsi="Calibri" w:cs="Calibri"/>
          <w:sz w:val="24"/>
          <w:szCs w:val="24"/>
        </w:rPr>
      </w:pPr>
      <w:r w:rsidRPr="008B1791">
        <w:rPr>
          <w:rFonts w:ascii="Calibri" w:hAnsi="Calibri" w:cs="Calibri"/>
          <w:sz w:val="24"/>
          <w:szCs w:val="24"/>
        </w:rPr>
        <w:t>Fonte</w:t>
      </w:r>
      <w:r w:rsidR="009A350A" w:rsidRPr="008B1791">
        <w:rPr>
          <w:rFonts w:ascii="Calibri" w:hAnsi="Calibri" w:cs="Calibri"/>
          <w:sz w:val="24"/>
          <w:szCs w:val="24"/>
        </w:rPr>
        <w:t xml:space="preserve">: </w:t>
      </w:r>
      <w:r w:rsidR="00872213" w:rsidRPr="008B1791">
        <w:rPr>
          <w:rFonts w:ascii="Calibri" w:hAnsi="Calibri" w:cs="Calibri"/>
          <w:sz w:val="24"/>
          <w:szCs w:val="24"/>
        </w:rPr>
        <w:t>BRASIL</w:t>
      </w:r>
      <w:r w:rsidR="006C5097" w:rsidRPr="008B1791">
        <w:rPr>
          <w:rFonts w:ascii="Calibri" w:hAnsi="Calibri" w:cs="Calibri"/>
          <w:sz w:val="24"/>
          <w:szCs w:val="24"/>
        </w:rPr>
        <w:t xml:space="preserve"> (2020).</w:t>
      </w:r>
    </w:p>
    <w:p w14:paraId="38D6B077" w14:textId="77777777" w:rsidR="00154419" w:rsidRPr="008B1791" w:rsidRDefault="00154419" w:rsidP="68B38465">
      <w:pPr>
        <w:spacing w:after="120" w:line="320" w:lineRule="exact"/>
        <w:ind w:firstLine="708"/>
        <w:jc w:val="both"/>
        <w:rPr>
          <w:rFonts w:ascii="Calibri" w:eastAsia="Times New Roman" w:hAnsi="Calibri" w:cs="Calibri"/>
          <w:sz w:val="24"/>
          <w:szCs w:val="24"/>
        </w:rPr>
      </w:pPr>
    </w:p>
    <w:p w14:paraId="16A27C23" w14:textId="56BEE9B4" w:rsidR="004E6B02" w:rsidRPr="008B1791" w:rsidRDefault="36FF04B4" w:rsidP="004E6B02">
      <w:pPr>
        <w:spacing w:after="120" w:line="32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As políticas de vacinação são fundamentais não apenas para proteger a saúde individual, mas também para gerar benefícios coletivos. Quando uma ampla parcela da população é vacinada, a transmissão da doença é consideravelmente reduzida, uma vez que o patógeno encontra menos hospedeiros suscetíveis para se disseminar. Esse efeito protetor, conhecido como imunidade de rebanho, é crucial para proteger aqueles que não podem receber a vacina, incluindo imunocomprometidos, recém-nascidos e pessoas com alergias a componentes vacinais (Fine, </w:t>
      </w:r>
      <w:proofErr w:type="spellStart"/>
      <w:r w:rsidRPr="008B1791">
        <w:rPr>
          <w:rFonts w:ascii="Calibri" w:eastAsia="Times New Roman" w:hAnsi="Calibri" w:cs="Calibri"/>
          <w:sz w:val="24"/>
          <w:szCs w:val="24"/>
        </w:rPr>
        <w:t>Eames</w:t>
      </w:r>
      <w:proofErr w:type="spellEnd"/>
      <w:r w:rsidRPr="008B1791">
        <w:rPr>
          <w:rFonts w:ascii="Calibri" w:eastAsia="Times New Roman" w:hAnsi="Calibri" w:cs="Calibri"/>
          <w:sz w:val="24"/>
          <w:szCs w:val="24"/>
        </w:rPr>
        <w:t xml:space="preserve"> &amp; Heymann, 2011). A vacinação seletiva de crianças em idade escolar contra gripe no Japão durante a década de 1990 demonstrou ter reduzido a morbidade e mortalidade entre idosos. Isso se deve ao fato de que as escolas desempenham um papel importante na transmissão comunitária do vírus da gripe (</w:t>
      </w:r>
      <w:proofErr w:type="spellStart"/>
      <w:r w:rsidRPr="008B1791">
        <w:rPr>
          <w:rFonts w:ascii="Calibri" w:eastAsia="Times New Roman" w:hAnsi="Calibri" w:cs="Calibri"/>
          <w:sz w:val="24"/>
          <w:szCs w:val="24"/>
        </w:rPr>
        <w:t>Reichert</w:t>
      </w:r>
      <w:proofErr w:type="spellEnd"/>
      <w:r w:rsidRPr="008B1791">
        <w:rPr>
          <w:rFonts w:ascii="Calibri" w:eastAsia="Times New Roman" w:hAnsi="Calibri" w:cs="Calibri"/>
          <w:sz w:val="24"/>
          <w:szCs w:val="24"/>
        </w:rPr>
        <w:t xml:space="preserve"> et al, 2001). De forma análoga, a vacinação contra rubéola e papilomavírus humano (HPV) em homens se torna uma política de proteção às mulheres, uma vez que as consequências da infecção desses patógenos nos homens são relativamente menores. Assim, garantir a vacinação dos homens tem como efeito a proteção das mulheres (Fine, </w:t>
      </w:r>
      <w:proofErr w:type="spellStart"/>
      <w:r w:rsidRPr="008B1791">
        <w:rPr>
          <w:rFonts w:ascii="Calibri" w:eastAsia="Times New Roman" w:hAnsi="Calibri" w:cs="Calibri"/>
          <w:sz w:val="24"/>
          <w:szCs w:val="24"/>
        </w:rPr>
        <w:t>Eames</w:t>
      </w:r>
      <w:proofErr w:type="spellEnd"/>
      <w:r w:rsidRPr="008B1791">
        <w:rPr>
          <w:rFonts w:ascii="Calibri" w:eastAsia="Times New Roman" w:hAnsi="Calibri" w:cs="Calibri"/>
          <w:sz w:val="24"/>
          <w:szCs w:val="24"/>
        </w:rPr>
        <w:t xml:space="preserve"> &amp; Heymann, 2011).  </w:t>
      </w:r>
    </w:p>
    <w:p w14:paraId="367C56A9" w14:textId="77777777" w:rsidR="004E6B02" w:rsidRPr="008B1791" w:rsidRDefault="004E6B02" w:rsidP="004E6B02">
      <w:pPr>
        <w:spacing w:after="120" w:line="320" w:lineRule="exact"/>
        <w:ind w:firstLine="708"/>
        <w:jc w:val="both"/>
        <w:rPr>
          <w:rFonts w:ascii="Calibri" w:eastAsia="Times New Roman" w:hAnsi="Calibri" w:cs="Calibri"/>
          <w:sz w:val="24"/>
          <w:szCs w:val="24"/>
        </w:rPr>
      </w:pPr>
    </w:p>
    <w:tbl>
      <w:tblPr>
        <w:tblStyle w:val="Tabelacomgrade"/>
        <w:tblW w:w="0" w:type="auto"/>
        <w:tblCellMar>
          <w:top w:w="85" w:type="dxa"/>
          <w:left w:w="284" w:type="dxa"/>
          <w:bottom w:w="85" w:type="dxa"/>
          <w:right w:w="284" w:type="dxa"/>
        </w:tblCellMar>
        <w:tblLook w:val="04A0" w:firstRow="1" w:lastRow="0" w:firstColumn="1" w:lastColumn="0" w:noHBand="0" w:noVBand="1"/>
      </w:tblPr>
      <w:tblGrid>
        <w:gridCol w:w="9061"/>
      </w:tblGrid>
      <w:tr w:rsidR="00F7339B" w:rsidRPr="008B1791" w14:paraId="38D7A49D" w14:textId="77777777" w:rsidTr="36FF04B4">
        <w:tc>
          <w:tcPr>
            <w:tcW w:w="9061" w:type="dxa"/>
          </w:tcPr>
          <w:p w14:paraId="60B4AD0A" w14:textId="0E5B5CEA" w:rsidR="00F7339B" w:rsidRPr="008B1791" w:rsidRDefault="00F7339B" w:rsidP="00320294">
            <w:pPr>
              <w:spacing w:line="320" w:lineRule="exact"/>
              <w:jc w:val="center"/>
              <w:rPr>
                <w:rFonts w:ascii="Calibri" w:hAnsi="Calibri" w:cs="Calibri"/>
                <w:sz w:val="24"/>
                <w:szCs w:val="24"/>
                <w:u w:val="single"/>
              </w:rPr>
            </w:pPr>
            <w:r w:rsidRPr="008B1791">
              <w:rPr>
                <w:rFonts w:ascii="Calibri" w:hAnsi="Calibri" w:cs="Calibri"/>
                <w:sz w:val="24"/>
                <w:szCs w:val="24"/>
                <w:u w:val="single"/>
              </w:rPr>
              <w:t>A Agência Nacional de Vigilância Sanitária (Anvisa) e as ofertas da seguridade social a beneficiários não identificáveis</w:t>
            </w:r>
          </w:p>
          <w:p w14:paraId="7E922A51" w14:textId="77777777" w:rsidR="00872213" w:rsidRPr="008B1791" w:rsidRDefault="00872213" w:rsidP="00217ABC">
            <w:pPr>
              <w:spacing w:after="120" w:line="290" w:lineRule="exact"/>
              <w:jc w:val="both"/>
              <w:rPr>
                <w:rFonts w:ascii="Calibri" w:hAnsi="Calibri" w:cs="Calibri"/>
                <w:sz w:val="24"/>
                <w:szCs w:val="24"/>
              </w:rPr>
            </w:pPr>
          </w:p>
          <w:p w14:paraId="0E5F3566" w14:textId="69946FCE" w:rsidR="00F7339B" w:rsidRPr="008B1791" w:rsidRDefault="00F7339B" w:rsidP="00217ABC">
            <w:pPr>
              <w:spacing w:after="120" w:line="290" w:lineRule="exact"/>
              <w:jc w:val="both"/>
              <w:rPr>
                <w:rFonts w:ascii="Calibri" w:hAnsi="Calibri" w:cs="Calibri"/>
                <w:sz w:val="24"/>
                <w:szCs w:val="24"/>
              </w:rPr>
            </w:pPr>
            <w:r w:rsidRPr="008B1791">
              <w:rPr>
                <w:rFonts w:ascii="Calibri" w:hAnsi="Calibri" w:cs="Calibri"/>
                <w:sz w:val="24"/>
                <w:szCs w:val="24"/>
              </w:rPr>
              <w:t xml:space="preserve">A fiscalização de produtos irregulares é uma das ações de proteção da saúde da população sob responsabilidade da Agência Nacional de Vigilância Sanitária (Anvisa). </w:t>
            </w:r>
            <w:r w:rsidRPr="008B1791">
              <w:rPr>
                <w:rFonts w:ascii="Calibri" w:hAnsi="Calibri" w:cs="Calibri"/>
                <w:sz w:val="24"/>
                <w:szCs w:val="24"/>
              </w:rPr>
              <w:lastRenderedPageBreak/>
              <w:t xml:space="preserve">Produtos irregulares são produtos sem registro ou falsificados, fabricados por empresas clandestinas, produtos vendidos a empresas sem autorização de funcionamento, entre outros. Quaisquer produtos que não atendam as regras definidas pela Anvisa estão irregulares e, portanto, não oferecem garantias de eficácia, segurança e qualidade exigidas para produtos sob vigilância sanitária. Vários indicadores poderiam ser propostos nesse campo, tais como número de eventos de fiscalização por ano, ou fiscalizações especificas, como, por exemplo, as relacionadas ao uso de agrotóxicos. </w:t>
            </w:r>
          </w:p>
          <w:p w14:paraId="75903895" w14:textId="77A6A283" w:rsidR="00F7339B" w:rsidRPr="008B1791" w:rsidRDefault="36FF04B4" w:rsidP="36FF04B4">
            <w:pPr>
              <w:pStyle w:val="PargrafodaLista"/>
              <w:numPr>
                <w:ilvl w:val="0"/>
                <w:numId w:val="32"/>
              </w:numPr>
              <w:spacing w:after="120" w:line="290" w:lineRule="exact"/>
              <w:jc w:val="both"/>
              <w:rPr>
                <w:rFonts w:ascii="Calibri" w:hAnsi="Calibri" w:cs="Calibri"/>
                <w:sz w:val="24"/>
                <w:szCs w:val="24"/>
              </w:rPr>
            </w:pPr>
            <w:r w:rsidRPr="008B1791">
              <w:rPr>
                <w:rFonts w:ascii="Calibri" w:hAnsi="Calibri" w:cs="Calibri"/>
                <w:sz w:val="24"/>
                <w:szCs w:val="24"/>
              </w:rPr>
              <w:t>Esses indicadores trariam mais transparência, oferecendo dados sobre medidas de proteção sanitária que, embora muitas vezes invisíveis ao cidadão, são essenciais para a saúde pública.</w:t>
            </w:r>
          </w:p>
        </w:tc>
      </w:tr>
    </w:tbl>
    <w:p w14:paraId="43D2F7DF" w14:textId="77777777" w:rsidR="00F7339B" w:rsidRPr="008B1791" w:rsidRDefault="00F7339B" w:rsidP="00217ABC">
      <w:pPr>
        <w:pStyle w:val="PargrafodaLista"/>
        <w:spacing w:after="120" w:line="290" w:lineRule="exact"/>
        <w:ind w:left="0"/>
        <w:contextualSpacing w:val="0"/>
        <w:jc w:val="both"/>
        <w:rPr>
          <w:rFonts w:ascii="Calibri" w:hAnsi="Calibri" w:cs="Calibri"/>
          <w:sz w:val="24"/>
          <w:szCs w:val="24"/>
          <w:u w:val="single"/>
        </w:rPr>
      </w:pPr>
    </w:p>
    <w:p w14:paraId="48C6B0F1" w14:textId="17CA6FBE" w:rsidR="000D0486" w:rsidRPr="008B1791" w:rsidRDefault="000D0486" w:rsidP="009C10B8">
      <w:pPr>
        <w:spacing w:after="120" w:line="290" w:lineRule="exact"/>
        <w:ind w:firstLine="709"/>
        <w:jc w:val="both"/>
        <w:rPr>
          <w:rFonts w:ascii="Calibri" w:hAnsi="Calibri" w:cs="Calibri"/>
          <w:sz w:val="24"/>
          <w:szCs w:val="24"/>
        </w:rPr>
      </w:pPr>
      <w:r w:rsidRPr="008B1791">
        <w:rPr>
          <w:rFonts w:ascii="Calibri" w:hAnsi="Calibri" w:cs="Calibri"/>
          <w:sz w:val="24"/>
          <w:szCs w:val="24"/>
        </w:rPr>
        <w:t>Cabe</w:t>
      </w:r>
      <w:r w:rsidR="00BC63E1" w:rsidRPr="008B1791">
        <w:rPr>
          <w:rFonts w:ascii="Calibri" w:hAnsi="Calibri" w:cs="Calibri"/>
          <w:sz w:val="24"/>
          <w:szCs w:val="24"/>
        </w:rPr>
        <w:t xml:space="preserve"> </w:t>
      </w:r>
      <w:r w:rsidR="00F51B99" w:rsidRPr="008B1791">
        <w:rPr>
          <w:rFonts w:ascii="Calibri" w:hAnsi="Calibri" w:cs="Calibri"/>
          <w:sz w:val="24"/>
          <w:szCs w:val="24"/>
        </w:rPr>
        <w:t>enfatizar</w:t>
      </w:r>
      <w:r w:rsidR="00BC63E1" w:rsidRPr="008B1791">
        <w:rPr>
          <w:rFonts w:ascii="Calibri" w:hAnsi="Calibri" w:cs="Calibri"/>
          <w:sz w:val="24"/>
          <w:szCs w:val="24"/>
        </w:rPr>
        <w:t xml:space="preserve"> </w:t>
      </w:r>
      <w:r w:rsidRPr="008B1791">
        <w:rPr>
          <w:rFonts w:ascii="Calibri" w:hAnsi="Calibri" w:cs="Calibri"/>
          <w:sz w:val="24"/>
          <w:szCs w:val="24"/>
        </w:rPr>
        <w:t xml:space="preserve">que </w:t>
      </w:r>
      <w:r w:rsidR="00BC63E1" w:rsidRPr="008B1791">
        <w:rPr>
          <w:rFonts w:ascii="Calibri" w:hAnsi="Calibri" w:cs="Calibri"/>
          <w:sz w:val="24"/>
          <w:szCs w:val="24"/>
        </w:rPr>
        <w:t xml:space="preserve">frequentemente, os beneficiários coletivos de ofertas </w:t>
      </w:r>
      <w:r w:rsidR="003843B4" w:rsidRPr="008B1791">
        <w:rPr>
          <w:rFonts w:ascii="Calibri" w:hAnsi="Calibri" w:cs="Calibri"/>
          <w:sz w:val="24"/>
          <w:szCs w:val="24"/>
        </w:rPr>
        <w:t xml:space="preserve">indivisíveis </w:t>
      </w:r>
      <w:r w:rsidR="00BC63E1" w:rsidRPr="008B1791">
        <w:rPr>
          <w:rFonts w:ascii="Calibri" w:hAnsi="Calibri" w:cs="Calibri"/>
          <w:sz w:val="24"/>
          <w:szCs w:val="24"/>
        </w:rPr>
        <w:t xml:space="preserve">garantidas pela seguridade social não se identificam como </w:t>
      </w:r>
      <w:r w:rsidRPr="008B1791">
        <w:rPr>
          <w:rFonts w:ascii="Calibri" w:hAnsi="Calibri" w:cs="Calibri"/>
          <w:sz w:val="24"/>
          <w:szCs w:val="24"/>
        </w:rPr>
        <w:t>sendo favorecido</w:t>
      </w:r>
      <w:r w:rsidR="0051064D" w:rsidRPr="008B1791">
        <w:rPr>
          <w:rFonts w:ascii="Calibri" w:hAnsi="Calibri" w:cs="Calibri"/>
          <w:sz w:val="24"/>
          <w:szCs w:val="24"/>
        </w:rPr>
        <w:t>s</w:t>
      </w:r>
      <w:r w:rsidRPr="008B1791">
        <w:rPr>
          <w:rFonts w:ascii="Calibri" w:hAnsi="Calibri" w:cs="Calibri"/>
          <w:sz w:val="24"/>
          <w:szCs w:val="24"/>
        </w:rPr>
        <w:t xml:space="preserve"> por esse campo da ação pública. </w:t>
      </w:r>
      <w:r w:rsidR="0051064D" w:rsidRPr="008B1791">
        <w:rPr>
          <w:rFonts w:ascii="Calibri" w:hAnsi="Calibri" w:cs="Calibri"/>
          <w:sz w:val="24"/>
          <w:szCs w:val="24"/>
        </w:rPr>
        <w:t>Como revelam os exemplos citados, a baixa visibilidade de ações nas áreas de</w:t>
      </w:r>
      <w:r w:rsidRPr="008B1791">
        <w:rPr>
          <w:rFonts w:ascii="Calibri" w:hAnsi="Calibri" w:cs="Calibri"/>
          <w:sz w:val="24"/>
          <w:szCs w:val="24"/>
        </w:rPr>
        <w:t xml:space="preserve"> </w:t>
      </w:r>
      <w:r w:rsidR="00F51B99" w:rsidRPr="008B1791">
        <w:rPr>
          <w:rFonts w:ascii="Calibri" w:hAnsi="Calibri" w:cs="Calibri"/>
          <w:sz w:val="24"/>
          <w:szCs w:val="24"/>
        </w:rPr>
        <w:t>vigilância sanitária</w:t>
      </w:r>
      <w:r w:rsidR="002774AA" w:rsidRPr="008B1791">
        <w:rPr>
          <w:rFonts w:ascii="Calibri" w:hAnsi="Calibri" w:cs="Calibri"/>
          <w:sz w:val="24"/>
          <w:szCs w:val="24"/>
        </w:rPr>
        <w:t xml:space="preserve"> </w:t>
      </w:r>
      <w:r w:rsidR="0051064D" w:rsidRPr="008B1791">
        <w:rPr>
          <w:rFonts w:ascii="Calibri" w:hAnsi="Calibri" w:cs="Calibri"/>
          <w:sz w:val="24"/>
          <w:szCs w:val="24"/>
        </w:rPr>
        <w:t>e de vacinação, contribuem para</w:t>
      </w:r>
      <w:r w:rsidR="002774AA" w:rsidRPr="008B1791">
        <w:rPr>
          <w:rFonts w:ascii="Calibri" w:hAnsi="Calibri" w:cs="Calibri"/>
          <w:sz w:val="24"/>
          <w:szCs w:val="24"/>
        </w:rPr>
        <w:t xml:space="preserve"> que</w:t>
      </w:r>
      <w:r w:rsidR="00F51B99" w:rsidRPr="008B1791">
        <w:rPr>
          <w:rFonts w:ascii="Calibri" w:hAnsi="Calibri" w:cs="Calibri"/>
          <w:sz w:val="24"/>
          <w:szCs w:val="24"/>
        </w:rPr>
        <w:t xml:space="preserve">, </w:t>
      </w:r>
      <w:r w:rsidR="002774AA" w:rsidRPr="008B1791">
        <w:rPr>
          <w:rFonts w:ascii="Calibri" w:hAnsi="Calibri" w:cs="Calibri"/>
          <w:sz w:val="24"/>
          <w:szCs w:val="24"/>
        </w:rPr>
        <w:t>de forma corrente</w:t>
      </w:r>
      <w:r w:rsidR="00F51B99" w:rsidRPr="008B1791">
        <w:rPr>
          <w:rFonts w:ascii="Calibri" w:hAnsi="Calibri" w:cs="Calibri"/>
          <w:sz w:val="24"/>
          <w:szCs w:val="24"/>
        </w:rPr>
        <w:t>,</w:t>
      </w:r>
      <w:r w:rsidRPr="008B1791">
        <w:rPr>
          <w:rFonts w:ascii="Calibri" w:hAnsi="Calibri" w:cs="Calibri"/>
          <w:sz w:val="24"/>
          <w:szCs w:val="24"/>
        </w:rPr>
        <w:t xml:space="preserve"> usuários de planos de saúde não se </w:t>
      </w:r>
      <w:r w:rsidR="002774AA" w:rsidRPr="008B1791">
        <w:rPr>
          <w:rFonts w:ascii="Calibri" w:hAnsi="Calibri" w:cs="Calibri"/>
          <w:sz w:val="24"/>
          <w:szCs w:val="24"/>
        </w:rPr>
        <w:t>reconheçam</w:t>
      </w:r>
      <w:r w:rsidRPr="008B1791">
        <w:rPr>
          <w:rFonts w:ascii="Calibri" w:hAnsi="Calibri" w:cs="Calibri"/>
          <w:sz w:val="24"/>
          <w:szCs w:val="24"/>
        </w:rPr>
        <w:t xml:space="preserve"> como beneficiários do </w:t>
      </w:r>
      <w:r w:rsidR="00F51B99" w:rsidRPr="008B1791">
        <w:rPr>
          <w:rFonts w:ascii="Calibri" w:hAnsi="Calibri" w:cs="Calibri"/>
          <w:sz w:val="24"/>
          <w:szCs w:val="24"/>
        </w:rPr>
        <w:t>SUS</w:t>
      </w:r>
      <w:r w:rsidR="007C0AB0" w:rsidRPr="008B1791">
        <w:rPr>
          <w:rFonts w:ascii="Calibri" w:hAnsi="Calibri" w:cs="Calibri"/>
          <w:sz w:val="24"/>
          <w:szCs w:val="24"/>
        </w:rPr>
        <w:t xml:space="preserve">. </w:t>
      </w:r>
      <w:r w:rsidRPr="008B1791">
        <w:rPr>
          <w:rFonts w:ascii="Calibri" w:hAnsi="Calibri" w:cs="Calibri"/>
          <w:sz w:val="24"/>
          <w:szCs w:val="24"/>
        </w:rPr>
        <w:t xml:space="preserve">Nesse sentido, o desenvolvimento de indicadores </w:t>
      </w:r>
      <w:ins w:id="7" w:author="Claudia Curralero" w:date="2025-02-20T10:43:00Z" w16du:dateUtc="2025-02-20T13:43:00Z">
        <w:r w:rsidR="00C92C9F" w:rsidRPr="008B1791">
          <w:rPr>
            <w:rFonts w:ascii="Calibri" w:hAnsi="Calibri" w:cs="Calibri"/>
            <w:sz w:val="24"/>
            <w:szCs w:val="24"/>
          </w:rPr>
          <w:t xml:space="preserve">que </w:t>
        </w:r>
      </w:ins>
      <w:r w:rsidR="00F51B99" w:rsidRPr="008B1791">
        <w:rPr>
          <w:rFonts w:ascii="Calibri" w:hAnsi="Calibri" w:cs="Calibri"/>
          <w:sz w:val="24"/>
          <w:szCs w:val="24"/>
        </w:rPr>
        <w:t xml:space="preserve">identifiquem e </w:t>
      </w:r>
      <w:r w:rsidR="007C0AB0" w:rsidRPr="008B1791">
        <w:rPr>
          <w:rFonts w:ascii="Calibri" w:hAnsi="Calibri" w:cs="Calibri"/>
          <w:sz w:val="24"/>
          <w:szCs w:val="24"/>
        </w:rPr>
        <w:t xml:space="preserve">quantifiquem os que usufruem de ofertas difusas </w:t>
      </w:r>
      <w:r w:rsidRPr="008B1791">
        <w:rPr>
          <w:rFonts w:ascii="Calibri" w:hAnsi="Calibri" w:cs="Calibri"/>
          <w:sz w:val="24"/>
          <w:szCs w:val="24"/>
        </w:rPr>
        <w:t xml:space="preserve">da seguridade social contribuiria para ampliar a visibilidade dos </w:t>
      </w:r>
      <w:r w:rsidR="00F51B99" w:rsidRPr="008B1791">
        <w:rPr>
          <w:rFonts w:ascii="Calibri" w:hAnsi="Calibri" w:cs="Calibri"/>
          <w:sz w:val="24"/>
          <w:szCs w:val="24"/>
        </w:rPr>
        <w:t xml:space="preserve">seus </w:t>
      </w:r>
      <w:r w:rsidRPr="008B1791">
        <w:rPr>
          <w:rFonts w:ascii="Calibri" w:hAnsi="Calibri" w:cs="Calibri"/>
          <w:sz w:val="24"/>
          <w:szCs w:val="24"/>
        </w:rPr>
        <w:t>beneficiários</w:t>
      </w:r>
      <w:r w:rsidR="0094753E" w:rsidRPr="008B1791">
        <w:rPr>
          <w:rFonts w:ascii="Calibri" w:hAnsi="Calibri" w:cs="Calibri"/>
          <w:sz w:val="24"/>
          <w:szCs w:val="24"/>
        </w:rPr>
        <w:t xml:space="preserve">, dando </w:t>
      </w:r>
      <w:r w:rsidR="002774AA" w:rsidRPr="008B1791">
        <w:rPr>
          <w:rFonts w:ascii="Calibri" w:hAnsi="Calibri" w:cs="Calibri"/>
          <w:sz w:val="24"/>
          <w:szCs w:val="24"/>
        </w:rPr>
        <w:t xml:space="preserve">destaque à ampla cobertura </w:t>
      </w:r>
      <w:r w:rsidR="0051064D" w:rsidRPr="008B1791">
        <w:rPr>
          <w:rFonts w:ascii="Calibri" w:hAnsi="Calibri" w:cs="Calibri"/>
          <w:sz w:val="24"/>
          <w:szCs w:val="24"/>
        </w:rPr>
        <w:t xml:space="preserve">de várias </w:t>
      </w:r>
      <w:r w:rsidR="0094753E" w:rsidRPr="008B1791">
        <w:rPr>
          <w:rFonts w:ascii="Calibri" w:hAnsi="Calibri" w:cs="Calibri"/>
          <w:sz w:val="24"/>
          <w:szCs w:val="24"/>
        </w:rPr>
        <w:t xml:space="preserve">das </w:t>
      </w:r>
      <w:r w:rsidR="008230E8" w:rsidRPr="008B1791">
        <w:rPr>
          <w:rFonts w:ascii="Calibri" w:hAnsi="Calibri" w:cs="Calibri"/>
          <w:sz w:val="24"/>
          <w:szCs w:val="24"/>
        </w:rPr>
        <w:t xml:space="preserve">suas </w:t>
      </w:r>
      <w:r w:rsidR="0051064D" w:rsidRPr="008B1791">
        <w:rPr>
          <w:rFonts w:ascii="Calibri" w:hAnsi="Calibri" w:cs="Calibri"/>
          <w:sz w:val="24"/>
          <w:szCs w:val="24"/>
        </w:rPr>
        <w:t>ofertas</w:t>
      </w:r>
      <w:r w:rsidRPr="008B1791">
        <w:rPr>
          <w:rFonts w:ascii="Calibri" w:hAnsi="Calibri" w:cs="Calibri"/>
          <w:sz w:val="24"/>
          <w:szCs w:val="24"/>
        </w:rPr>
        <w:t xml:space="preserve">.  </w:t>
      </w:r>
    </w:p>
    <w:p w14:paraId="5C499EF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2F256F8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0F7C01E1" w14:textId="77777777" w:rsidR="00F7339B" w:rsidRPr="008B1791" w:rsidRDefault="00F7339B" w:rsidP="002029A8">
      <w:pPr>
        <w:pStyle w:val="Ttulo3"/>
        <w:rPr>
          <w:rFonts w:ascii="Calibri" w:hAnsi="Calibri" w:cs="Calibri"/>
        </w:rPr>
      </w:pPr>
      <w:r w:rsidRPr="008B1791">
        <w:rPr>
          <w:rFonts w:ascii="Calibri" w:hAnsi="Calibri" w:cs="Calibri"/>
        </w:rPr>
        <w:t xml:space="preserve">Beneficiários coletivos </w:t>
      </w:r>
      <w:bookmarkStart w:id="8" w:name="_Hlk179886417"/>
      <w:r w:rsidRPr="008B1791">
        <w:rPr>
          <w:rFonts w:ascii="Calibri" w:hAnsi="Calibri" w:cs="Calibri"/>
        </w:rPr>
        <w:t>pertencentes a minorias étnicas</w:t>
      </w:r>
      <w:bookmarkEnd w:id="8"/>
    </w:p>
    <w:p w14:paraId="7E669434" w14:textId="6EEFD364" w:rsidR="00230DC5"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Esse grupo de beneficiários coletivos engloba aqueles que, tendo em vista sua cultura e modos de vida próprios, são providos de ofertas diferenciadas destinadas à proteção de sua existência física e à preservação de sua identidade cultural. </w:t>
      </w:r>
      <w:r w:rsidR="00230DC5" w:rsidRPr="008B1791">
        <w:rPr>
          <w:rFonts w:ascii="Calibri" w:hAnsi="Calibri" w:cs="Calibri"/>
          <w:sz w:val="24"/>
          <w:szCs w:val="24"/>
        </w:rPr>
        <w:t xml:space="preserve">São grupos cujas práticas culturais, sociais e econômicas diferem do restante da sociedade brasileira. Não </w:t>
      </w:r>
      <w:r w:rsidR="00CC592B" w:rsidRPr="008B1791">
        <w:rPr>
          <w:rFonts w:ascii="Calibri" w:hAnsi="Calibri" w:cs="Calibri"/>
          <w:sz w:val="24"/>
          <w:szCs w:val="24"/>
        </w:rPr>
        <w:t xml:space="preserve">se assentam sob o </w:t>
      </w:r>
      <w:r w:rsidR="00230DC5" w:rsidRPr="008B1791">
        <w:rPr>
          <w:rFonts w:ascii="Calibri" w:hAnsi="Calibri" w:cs="Calibri"/>
          <w:sz w:val="24"/>
          <w:szCs w:val="24"/>
        </w:rPr>
        <w:t>modo de produção capitalista, se organizam territorialmente a partir de parâmetros específicos como grau de parentesco</w:t>
      </w:r>
      <w:r w:rsidR="008B317B" w:rsidRPr="008B1791">
        <w:rPr>
          <w:rFonts w:ascii="Calibri" w:hAnsi="Calibri" w:cs="Calibri"/>
          <w:sz w:val="24"/>
          <w:szCs w:val="24"/>
        </w:rPr>
        <w:t xml:space="preserve"> ou etnia</w:t>
      </w:r>
      <w:r w:rsidR="00230DC5" w:rsidRPr="008B1791">
        <w:rPr>
          <w:rFonts w:ascii="Calibri" w:hAnsi="Calibri" w:cs="Calibri"/>
          <w:sz w:val="24"/>
          <w:szCs w:val="24"/>
        </w:rPr>
        <w:t xml:space="preserve">, ou podem ser nômades, </w:t>
      </w:r>
      <w:r w:rsidR="003F6067" w:rsidRPr="008B1791">
        <w:rPr>
          <w:rFonts w:ascii="Calibri" w:hAnsi="Calibri" w:cs="Calibri"/>
          <w:sz w:val="24"/>
          <w:szCs w:val="24"/>
        </w:rPr>
        <w:t xml:space="preserve">ou </w:t>
      </w:r>
      <w:r w:rsidR="00FC09F9" w:rsidRPr="008B1791">
        <w:rPr>
          <w:rFonts w:ascii="Calibri" w:hAnsi="Calibri" w:cs="Calibri"/>
          <w:sz w:val="24"/>
          <w:szCs w:val="24"/>
        </w:rPr>
        <w:t>em isolamento</w:t>
      </w:r>
      <w:r w:rsidR="00FC09F9" w:rsidRPr="008B1791">
        <w:rPr>
          <w:rStyle w:val="Refdenotaderodap"/>
          <w:rFonts w:ascii="Calibri" w:hAnsi="Calibri" w:cs="Calibri"/>
          <w:sz w:val="24"/>
          <w:szCs w:val="24"/>
        </w:rPr>
        <w:footnoteReference w:id="11"/>
      </w:r>
      <w:r w:rsidR="00FC09F9" w:rsidRPr="008B1791">
        <w:rPr>
          <w:rFonts w:ascii="Calibri" w:hAnsi="Calibri" w:cs="Calibri"/>
          <w:sz w:val="24"/>
          <w:szCs w:val="24"/>
        </w:rPr>
        <w:t xml:space="preserve">, </w:t>
      </w:r>
      <w:r w:rsidR="00230DC5" w:rsidRPr="008B1791">
        <w:rPr>
          <w:rFonts w:ascii="Calibri" w:hAnsi="Calibri" w:cs="Calibri"/>
          <w:sz w:val="24"/>
          <w:szCs w:val="24"/>
        </w:rPr>
        <w:t xml:space="preserve">entre outras características que fazem com que as políticas criadas para o modelo de organização social predominante na sociedade brasileira, não </w:t>
      </w:r>
      <w:r w:rsidR="006A7200" w:rsidRPr="008B1791">
        <w:rPr>
          <w:rFonts w:ascii="Calibri" w:hAnsi="Calibri" w:cs="Calibri"/>
          <w:sz w:val="24"/>
          <w:szCs w:val="24"/>
        </w:rPr>
        <w:t xml:space="preserve">lhes </w:t>
      </w:r>
      <w:r w:rsidR="00230DC5" w:rsidRPr="008B1791">
        <w:rPr>
          <w:rFonts w:ascii="Calibri" w:hAnsi="Calibri" w:cs="Calibri"/>
          <w:sz w:val="24"/>
          <w:szCs w:val="24"/>
        </w:rPr>
        <w:t>sejam apropriadas</w:t>
      </w:r>
      <w:r w:rsidR="006A7200" w:rsidRPr="008B1791">
        <w:rPr>
          <w:rFonts w:ascii="Calibri" w:hAnsi="Calibri" w:cs="Calibri"/>
          <w:sz w:val="24"/>
          <w:szCs w:val="24"/>
        </w:rPr>
        <w:t>.</w:t>
      </w:r>
    </w:p>
    <w:p w14:paraId="0937E618" w14:textId="487B5371" w:rsidR="00F7339B"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Um exemplo de minorias étnicas como beneficiários coletivos no SUS é dado pela Política Nacional de Atenção à Saúde dos Povos Indígenas e pelo Programa Saúde da População Indígena. O programa conta com um modelo de atenção diferenciada, operado pelo Subsistema de Atenção à Saúde Indígena (</w:t>
      </w:r>
      <w:proofErr w:type="spellStart"/>
      <w:r w:rsidRPr="008B1791">
        <w:rPr>
          <w:rFonts w:ascii="Calibri" w:hAnsi="Calibri" w:cs="Calibri"/>
          <w:sz w:val="24"/>
          <w:szCs w:val="24"/>
        </w:rPr>
        <w:t>SasiSUS</w:t>
      </w:r>
      <w:proofErr w:type="spellEnd"/>
      <w:r w:rsidRPr="008B1791">
        <w:rPr>
          <w:rFonts w:ascii="Calibri" w:hAnsi="Calibri" w:cs="Calibri"/>
          <w:sz w:val="24"/>
          <w:szCs w:val="24"/>
        </w:rPr>
        <w:t xml:space="preserve">) e contando com 34 Distritos Sanitários </w:t>
      </w:r>
      <w:r w:rsidRPr="008B1791">
        <w:rPr>
          <w:rFonts w:ascii="Calibri" w:hAnsi="Calibri" w:cs="Calibri"/>
          <w:sz w:val="24"/>
          <w:szCs w:val="24"/>
        </w:rPr>
        <w:lastRenderedPageBreak/>
        <w:t>Especiais Indígenas (DSEI) e mais de mil unidades básicas localizadas em terras indígenas. O povo indígena Yanomami é um exemplo de minoria étnica que, recentemente, passou a receber ofertas específicas de benefícios que respeitam sua cultura e características singulares. Detentores da maior terra indígena do Brasil, com 10 milhões de hectares, mais de 380 comunidades e uma população superior a 30 mil indígenas, os Yanomami enfrentam uma grave crise sanitária, como pode ver observado pelos dados de óbito infantil</w:t>
      </w:r>
      <w:r w:rsidR="006A7200" w:rsidRPr="008B1791">
        <w:rPr>
          <w:rFonts w:ascii="Calibri" w:hAnsi="Calibri" w:cs="Calibri"/>
          <w:sz w:val="24"/>
          <w:szCs w:val="24"/>
        </w:rPr>
        <w:t xml:space="preserve"> entre 2018 e 2022</w:t>
      </w:r>
      <w:r w:rsidRPr="008B1791">
        <w:rPr>
          <w:rFonts w:ascii="Calibri" w:hAnsi="Calibri" w:cs="Calibri"/>
          <w:sz w:val="24"/>
          <w:szCs w:val="24"/>
        </w:rPr>
        <w:t>. (Ipea, 2024).</w:t>
      </w:r>
    </w:p>
    <w:p w14:paraId="4F8CE3CD" w14:textId="0FF59806" w:rsidR="00F7339B" w:rsidRPr="008B1791" w:rsidRDefault="00F7339B" w:rsidP="36FF04B4">
      <w:pPr>
        <w:pStyle w:val="PargrafodaLista"/>
        <w:spacing w:after="120" w:line="290" w:lineRule="exact"/>
        <w:ind w:left="0"/>
        <w:jc w:val="both"/>
        <w:rPr>
          <w:rFonts w:ascii="Calibri" w:hAnsi="Calibri" w:cs="Calibri"/>
          <w:sz w:val="24"/>
          <w:szCs w:val="24"/>
        </w:rPr>
      </w:pPr>
    </w:p>
    <w:p w14:paraId="25A28ACE" w14:textId="227B970C" w:rsidR="00F7339B" w:rsidRPr="008B1791" w:rsidRDefault="002F5004" w:rsidP="002F5004">
      <w:pPr>
        <w:pStyle w:val="Legenda"/>
        <w:rPr>
          <w:rFonts w:ascii="Calibri" w:hAnsi="Calibri" w:cs="Calibri"/>
        </w:rPr>
      </w:pPr>
      <w:r w:rsidRPr="008B1791">
        <w:rPr>
          <w:rFonts w:ascii="Calibri" w:hAnsi="Calibri" w:cs="Calibri"/>
        </w:rPr>
        <w:t xml:space="preserve">Gráfico </w:t>
      </w:r>
      <w:r w:rsidRPr="008B1791">
        <w:rPr>
          <w:rFonts w:ascii="Calibri" w:hAnsi="Calibri" w:cs="Calibri"/>
        </w:rPr>
        <w:fldChar w:fldCharType="begin"/>
      </w:r>
      <w:r w:rsidRPr="008B1791">
        <w:rPr>
          <w:rFonts w:ascii="Calibri" w:hAnsi="Calibri" w:cs="Calibri"/>
        </w:rPr>
        <w:instrText xml:space="preserve"> SEQ Gráfico \* ARABIC </w:instrText>
      </w:r>
      <w:r w:rsidRPr="008B1791">
        <w:rPr>
          <w:rFonts w:ascii="Calibri" w:hAnsi="Calibri" w:cs="Calibri"/>
        </w:rPr>
        <w:fldChar w:fldCharType="separate"/>
      </w:r>
      <w:r w:rsidRPr="008B1791">
        <w:rPr>
          <w:rFonts w:ascii="Calibri" w:hAnsi="Calibri" w:cs="Calibri"/>
          <w:noProof/>
        </w:rPr>
        <w:t>2</w:t>
      </w:r>
      <w:r w:rsidRPr="008B1791">
        <w:rPr>
          <w:rFonts w:ascii="Calibri" w:hAnsi="Calibri" w:cs="Calibri"/>
          <w:noProof/>
        </w:rPr>
        <w:fldChar w:fldCharType="end"/>
      </w:r>
      <w:r w:rsidR="7EBB8E75" w:rsidRPr="008B1791">
        <w:rPr>
          <w:rFonts w:ascii="Calibri" w:hAnsi="Calibri" w:cs="Calibri"/>
        </w:rPr>
        <w:t>: Taxa de mortalidade infantil Brasil, Sistema de Atenção à Saúde Indígena (</w:t>
      </w:r>
      <w:proofErr w:type="spellStart"/>
      <w:r w:rsidR="7EBB8E75" w:rsidRPr="008B1791">
        <w:rPr>
          <w:rFonts w:ascii="Calibri" w:hAnsi="Calibri" w:cs="Calibri"/>
        </w:rPr>
        <w:t>SasiSUS</w:t>
      </w:r>
      <w:proofErr w:type="spellEnd"/>
      <w:r w:rsidR="7EBB8E75" w:rsidRPr="008B1791">
        <w:rPr>
          <w:rFonts w:ascii="Calibri" w:hAnsi="Calibri" w:cs="Calibri"/>
        </w:rPr>
        <w:t xml:space="preserve">) e Distrito Sanitário Especial Indígena Yanomami (DSEI Yanomami) </w:t>
      </w:r>
      <w:r w:rsidR="00C475E3" w:rsidRPr="008B1791">
        <w:rPr>
          <w:rFonts w:ascii="Calibri" w:hAnsi="Calibri" w:cs="Calibri"/>
        </w:rPr>
        <w:t>(</w:t>
      </w:r>
      <w:r w:rsidR="7EBB8E75" w:rsidRPr="008B1791">
        <w:rPr>
          <w:rFonts w:ascii="Calibri" w:hAnsi="Calibri" w:cs="Calibri"/>
        </w:rPr>
        <w:t>2018-2022</w:t>
      </w:r>
      <w:r w:rsidR="00C475E3" w:rsidRPr="008B1791">
        <w:rPr>
          <w:rFonts w:ascii="Calibri" w:hAnsi="Calibri" w:cs="Calibri"/>
        </w:rPr>
        <w:t>)</w:t>
      </w:r>
    </w:p>
    <w:p w14:paraId="0AB11737" w14:textId="5703B8E1" w:rsidR="36FF04B4" w:rsidRPr="008B1791" w:rsidRDefault="001E76B6" w:rsidP="009C61F1">
      <w:pPr>
        <w:pStyle w:val="Legenda"/>
        <w:rPr>
          <w:rFonts w:ascii="Calibri" w:hAnsi="Calibri" w:cs="Calibri"/>
          <w:noProof/>
        </w:rPr>
      </w:pPr>
      <w:r w:rsidRPr="008B1791">
        <w:rPr>
          <w:rFonts w:ascii="Calibri" w:hAnsi="Calibri" w:cs="Calibri"/>
          <w:noProof/>
        </w:rPr>
        <w:drawing>
          <wp:anchor distT="0" distB="0" distL="114300" distR="114300" simplePos="0" relativeHeight="251660290" behindDoc="0" locked="0" layoutInCell="1" allowOverlap="1" wp14:anchorId="2B7B4552" wp14:editId="72E55B07">
            <wp:simplePos x="0" y="0"/>
            <wp:positionH relativeFrom="margin">
              <wp:align>center</wp:align>
            </wp:positionH>
            <wp:positionV relativeFrom="paragraph">
              <wp:posOffset>112395</wp:posOffset>
            </wp:positionV>
            <wp:extent cx="5340352" cy="2975610"/>
            <wp:effectExtent l="0" t="0" r="0" b="0"/>
            <wp:wrapNone/>
            <wp:docPr id="379558511" name="Picture 37955851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8511" name="Picture 379558511" descr="Gráfico, Gráfico de linhas&#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340352" cy="2975610"/>
                    </a:xfrm>
                    <a:prstGeom prst="rect">
                      <a:avLst/>
                    </a:prstGeom>
                  </pic:spPr>
                </pic:pic>
              </a:graphicData>
            </a:graphic>
            <wp14:sizeRelH relativeFrom="margin">
              <wp14:pctWidth>0</wp14:pctWidth>
            </wp14:sizeRelH>
            <wp14:sizeRelV relativeFrom="margin">
              <wp14:pctHeight>0</wp14:pctHeight>
            </wp14:sizeRelV>
          </wp:anchor>
        </w:drawing>
      </w:r>
    </w:p>
    <w:p w14:paraId="3FEFAD45" w14:textId="571BB239" w:rsidR="001E76B6" w:rsidRPr="008B1791" w:rsidRDefault="001E76B6" w:rsidP="001E76B6">
      <w:pPr>
        <w:rPr>
          <w:rFonts w:ascii="Calibri" w:hAnsi="Calibri" w:cs="Calibri"/>
          <w:sz w:val="24"/>
          <w:szCs w:val="24"/>
        </w:rPr>
      </w:pPr>
    </w:p>
    <w:p w14:paraId="1ADDAF64" w14:textId="77777777" w:rsidR="001E76B6" w:rsidRPr="008B1791" w:rsidRDefault="001E76B6" w:rsidP="001E76B6">
      <w:pPr>
        <w:rPr>
          <w:rFonts w:ascii="Calibri" w:hAnsi="Calibri" w:cs="Calibri"/>
          <w:sz w:val="24"/>
          <w:szCs w:val="24"/>
        </w:rPr>
      </w:pPr>
    </w:p>
    <w:p w14:paraId="633C2D18" w14:textId="77777777" w:rsidR="001E76B6" w:rsidRPr="008B1791" w:rsidRDefault="001E76B6" w:rsidP="001E76B6">
      <w:pPr>
        <w:rPr>
          <w:rFonts w:ascii="Calibri" w:hAnsi="Calibri" w:cs="Calibri"/>
          <w:sz w:val="24"/>
          <w:szCs w:val="24"/>
        </w:rPr>
      </w:pPr>
    </w:p>
    <w:p w14:paraId="4C493591" w14:textId="77777777" w:rsidR="001E76B6" w:rsidRPr="008B1791" w:rsidRDefault="001E76B6" w:rsidP="001E76B6">
      <w:pPr>
        <w:rPr>
          <w:rFonts w:ascii="Calibri" w:hAnsi="Calibri" w:cs="Calibri"/>
          <w:sz w:val="24"/>
          <w:szCs w:val="24"/>
        </w:rPr>
      </w:pPr>
    </w:p>
    <w:p w14:paraId="17F5DB97" w14:textId="77777777" w:rsidR="001E76B6" w:rsidRPr="008B1791" w:rsidRDefault="001E76B6" w:rsidP="001E76B6">
      <w:pPr>
        <w:rPr>
          <w:rFonts w:ascii="Calibri" w:hAnsi="Calibri" w:cs="Calibri"/>
          <w:sz w:val="24"/>
          <w:szCs w:val="24"/>
        </w:rPr>
      </w:pPr>
    </w:p>
    <w:p w14:paraId="6E4FB7D7" w14:textId="77777777" w:rsidR="001E76B6" w:rsidRPr="008B1791" w:rsidRDefault="001E76B6" w:rsidP="001E76B6">
      <w:pPr>
        <w:rPr>
          <w:rFonts w:ascii="Calibri" w:hAnsi="Calibri" w:cs="Calibri"/>
          <w:sz w:val="24"/>
          <w:szCs w:val="24"/>
        </w:rPr>
      </w:pPr>
    </w:p>
    <w:p w14:paraId="2E3D49D4" w14:textId="77777777" w:rsidR="001E76B6" w:rsidRPr="008B1791" w:rsidRDefault="001E76B6" w:rsidP="001E76B6">
      <w:pPr>
        <w:rPr>
          <w:rFonts w:ascii="Calibri" w:hAnsi="Calibri" w:cs="Calibri"/>
          <w:sz w:val="24"/>
          <w:szCs w:val="24"/>
        </w:rPr>
      </w:pPr>
    </w:p>
    <w:p w14:paraId="1E560BAD" w14:textId="77777777" w:rsidR="001E76B6" w:rsidRPr="008B1791" w:rsidRDefault="001E76B6" w:rsidP="001E76B6">
      <w:pPr>
        <w:rPr>
          <w:rFonts w:ascii="Calibri" w:hAnsi="Calibri" w:cs="Calibri"/>
          <w:sz w:val="24"/>
          <w:szCs w:val="24"/>
        </w:rPr>
      </w:pPr>
    </w:p>
    <w:p w14:paraId="41528A6B" w14:textId="77777777" w:rsidR="001E76B6" w:rsidRPr="008B1791" w:rsidRDefault="001E76B6" w:rsidP="001E76B6">
      <w:pPr>
        <w:rPr>
          <w:rFonts w:ascii="Calibri" w:hAnsi="Calibri" w:cs="Calibri"/>
          <w:sz w:val="24"/>
          <w:szCs w:val="24"/>
        </w:rPr>
      </w:pPr>
    </w:p>
    <w:p w14:paraId="6B58E904" w14:textId="77777777" w:rsidR="001E76B6" w:rsidRPr="008B1791" w:rsidRDefault="001E76B6" w:rsidP="001E76B6">
      <w:pPr>
        <w:rPr>
          <w:rFonts w:ascii="Calibri" w:hAnsi="Calibri" w:cs="Calibri"/>
          <w:sz w:val="24"/>
          <w:szCs w:val="24"/>
        </w:rPr>
      </w:pPr>
    </w:p>
    <w:p w14:paraId="0D896DD0" w14:textId="68E720EC" w:rsidR="7EBB8E75" w:rsidRPr="008B1791" w:rsidRDefault="71764880" w:rsidP="004E5D5E">
      <w:pPr>
        <w:spacing w:after="120" w:line="240" w:lineRule="auto"/>
        <w:ind w:left="284" w:right="424"/>
        <w:jc w:val="both"/>
        <w:rPr>
          <w:rFonts w:ascii="Calibri" w:hAnsi="Calibri" w:cs="Calibri"/>
          <w:sz w:val="24"/>
          <w:szCs w:val="24"/>
        </w:rPr>
      </w:pPr>
      <w:r w:rsidRPr="008B1791">
        <w:rPr>
          <w:rFonts w:ascii="Calibri" w:hAnsi="Calibri" w:cs="Calibri"/>
          <w:sz w:val="24"/>
          <w:szCs w:val="24"/>
        </w:rPr>
        <w:t xml:space="preserve">Fonte: Ministério da Saúde - Relatório Missão Yanomami – Jan/2023. Disponível em: </w:t>
      </w:r>
      <w:hyperlink r:id="rId10" w:history="1">
        <w:r w:rsidR="001A6D07" w:rsidRPr="008B1791">
          <w:rPr>
            <w:rStyle w:val="Hyperlink"/>
            <w:rFonts w:ascii="Calibri" w:hAnsi="Calibri" w:cs="Calibri"/>
            <w:sz w:val="24"/>
            <w:szCs w:val="24"/>
          </w:rPr>
          <w:t>https://encurtador.com.br/iGdav</w:t>
        </w:r>
      </w:hyperlink>
      <w:r w:rsidRPr="008B1791">
        <w:rPr>
          <w:rFonts w:ascii="Calibri" w:hAnsi="Calibri" w:cs="Calibri"/>
          <w:sz w:val="24"/>
          <w:szCs w:val="24"/>
        </w:rPr>
        <w:t xml:space="preserve">; IBGE – taxa de mortalidade infantil. Disponível em: </w:t>
      </w:r>
      <w:hyperlink r:id="rId11">
        <w:r w:rsidRPr="008B1791">
          <w:rPr>
            <w:rStyle w:val="Hyperlink"/>
            <w:rFonts w:ascii="Calibri" w:hAnsi="Calibri" w:cs="Calibri"/>
            <w:sz w:val="24"/>
            <w:szCs w:val="24"/>
          </w:rPr>
          <w:t>https://cidades.ibge.gov.br/brasil/pesquisa/39/30279</w:t>
        </w:r>
      </w:hyperlink>
      <w:r w:rsidRPr="008B1791">
        <w:rPr>
          <w:rFonts w:ascii="Calibri" w:hAnsi="Calibri" w:cs="Calibri"/>
          <w:sz w:val="24"/>
          <w:szCs w:val="24"/>
        </w:rPr>
        <w:t xml:space="preserve"> </w:t>
      </w:r>
    </w:p>
    <w:p w14:paraId="4ED16F95" w14:textId="5D4425D4" w:rsidR="36FF04B4" w:rsidRPr="008B1791" w:rsidRDefault="36FF04B4" w:rsidP="36FF04B4">
      <w:pPr>
        <w:spacing w:after="120" w:line="290" w:lineRule="exact"/>
        <w:jc w:val="both"/>
        <w:rPr>
          <w:rFonts w:ascii="Calibri" w:hAnsi="Calibri" w:cs="Calibri"/>
          <w:sz w:val="24"/>
          <w:szCs w:val="24"/>
        </w:rPr>
      </w:pPr>
    </w:p>
    <w:p w14:paraId="1EE1F1B3" w14:textId="6F89AB31" w:rsidR="00F7339B" w:rsidRPr="008B1791" w:rsidRDefault="00F7339B" w:rsidP="368EAF96">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Os quilombolas também podem ser definidos como beneficiários coletivos na perspectiva das minorias étnicas. Com relação</w:t>
      </w:r>
      <w:r w:rsidRPr="008B1791" w:rsidDel="005F5E05">
        <w:rPr>
          <w:rFonts w:ascii="Calibri" w:hAnsi="Calibri" w:cs="Calibri"/>
          <w:sz w:val="24"/>
          <w:szCs w:val="24"/>
        </w:rPr>
        <w:t xml:space="preserve"> </w:t>
      </w:r>
      <w:r w:rsidR="005F5E05" w:rsidRPr="008B1791">
        <w:rPr>
          <w:rFonts w:ascii="Calibri" w:hAnsi="Calibri" w:cs="Calibri"/>
          <w:sz w:val="24"/>
          <w:szCs w:val="24"/>
        </w:rPr>
        <w:t xml:space="preserve">à </w:t>
      </w:r>
      <w:r w:rsidRPr="008B1791">
        <w:rPr>
          <w:rFonts w:ascii="Calibri" w:hAnsi="Calibri" w:cs="Calibri"/>
          <w:sz w:val="24"/>
          <w:szCs w:val="24"/>
        </w:rPr>
        <w:t>identidade desse grupo, não apenas o aspecto da territorialidade tem sido destacado, mas também o da dimensão relacional</w:t>
      </w:r>
      <w:r w:rsidR="006A7200" w:rsidRPr="008B1791">
        <w:rPr>
          <w:rFonts w:ascii="Calibri" w:hAnsi="Calibri" w:cs="Calibri"/>
          <w:sz w:val="24"/>
          <w:szCs w:val="24"/>
        </w:rPr>
        <w:t xml:space="preserve"> e</w:t>
      </w:r>
      <w:r w:rsidRPr="008B1791">
        <w:rPr>
          <w:rFonts w:ascii="Calibri" w:hAnsi="Calibri" w:cs="Calibri"/>
          <w:sz w:val="24"/>
          <w:szCs w:val="24"/>
        </w:rPr>
        <w:t xml:space="preserve"> das referências simbólicas, incluindo a herança e a história das comunidades (Leite, 2000). No mesmo sentido, pode-se identificar as comunidades de terreiro e povos ciganos como beneficiários coletivos. Essa abordagem é acolhida pelo Cadastro Único para Programas Sociais do Governo Federal (Cad</w:t>
      </w:r>
      <w:r w:rsidR="0064223D" w:rsidRPr="008B1791">
        <w:rPr>
          <w:rFonts w:ascii="Calibri" w:hAnsi="Calibri" w:cs="Calibri"/>
          <w:sz w:val="24"/>
          <w:szCs w:val="24"/>
        </w:rPr>
        <w:t>Ú</w:t>
      </w:r>
      <w:r w:rsidRPr="008B1791">
        <w:rPr>
          <w:rFonts w:ascii="Calibri" w:hAnsi="Calibri" w:cs="Calibri"/>
          <w:sz w:val="24"/>
          <w:szCs w:val="24"/>
        </w:rPr>
        <w:t>nico), que opera um cadastramento diferenciado para os grupos éticos: famílias indígenas, famílias quilombolas, famílias ciganas e famílias pertencentes a comunidades de terreiro. Documento de orientação do Cad</w:t>
      </w:r>
      <w:r w:rsidR="0064223D" w:rsidRPr="008B1791">
        <w:rPr>
          <w:rFonts w:ascii="Calibri" w:hAnsi="Calibri" w:cs="Calibri"/>
          <w:sz w:val="24"/>
          <w:szCs w:val="24"/>
        </w:rPr>
        <w:t>Ú</w:t>
      </w:r>
      <w:r w:rsidRPr="008B1791">
        <w:rPr>
          <w:rFonts w:ascii="Calibri" w:hAnsi="Calibri" w:cs="Calibri"/>
          <w:sz w:val="24"/>
          <w:szCs w:val="24"/>
        </w:rPr>
        <w:t xml:space="preserve">nico argumenta que esses grupos são identificados como dotados “de organização territorial, política, linguística, sociocultural, econômica e/ou histórica própria”. Ou seja, grupos que acolhem costumes, tradições, práticas </w:t>
      </w:r>
      <w:r w:rsidRPr="008B1791">
        <w:rPr>
          <w:rFonts w:ascii="Calibri" w:hAnsi="Calibri" w:cs="Calibri"/>
          <w:sz w:val="24"/>
          <w:szCs w:val="24"/>
        </w:rPr>
        <w:lastRenderedPageBreak/>
        <w:t>culturais e modos de viver comunitários que são transmitidos de geração em geração em um processo “de reprodução ancestral”. (MDS, 2023, p. 8).</w:t>
      </w:r>
      <w:r w:rsidRPr="008B1791">
        <w:rPr>
          <w:rStyle w:val="Refdenotaderodap"/>
          <w:rFonts w:ascii="Calibri" w:hAnsi="Calibri" w:cs="Calibri"/>
          <w:sz w:val="24"/>
          <w:szCs w:val="24"/>
        </w:rPr>
        <w:footnoteReference w:id="12"/>
      </w:r>
    </w:p>
    <w:p w14:paraId="5D021DB1" w14:textId="77777777"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p>
    <w:p w14:paraId="3539FBF3" w14:textId="047FA1B6" w:rsidR="00F7339B" w:rsidRPr="008B1791" w:rsidRDefault="00F7339B" w:rsidP="002029A8">
      <w:pPr>
        <w:pStyle w:val="Ttulo3"/>
        <w:rPr>
          <w:rFonts w:ascii="Calibri" w:hAnsi="Calibri" w:cs="Calibri"/>
        </w:rPr>
      </w:pPr>
      <w:r w:rsidRPr="008B1791">
        <w:rPr>
          <w:rFonts w:ascii="Calibri" w:hAnsi="Calibri" w:cs="Calibri"/>
        </w:rPr>
        <w:t xml:space="preserve">Beneficiários </w:t>
      </w:r>
      <w:bookmarkStart w:id="9" w:name="_Hlk179886425"/>
      <w:r w:rsidRPr="008B1791">
        <w:rPr>
          <w:rFonts w:ascii="Calibri" w:hAnsi="Calibri" w:cs="Calibri"/>
        </w:rPr>
        <w:t xml:space="preserve">pertencentes a grupos submetidos </w:t>
      </w:r>
      <w:r w:rsidR="00917DBE" w:rsidRPr="008B1791">
        <w:rPr>
          <w:rFonts w:ascii="Calibri" w:hAnsi="Calibri" w:cs="Calibri"/>
        </w:rPr>
        <w:t xml:space="preserve">a </w:t>
      </w:r>
      <w:r w:rsidRPr="008B1791">
        <w:rPr>
          <w:rFonts w:ascii="Calibri" w:hAnsi="Calibri" w:cs="Calibri"/>
        </w:rPr>
        <w:t>processos de discriminação</w:t>
      </w:r>
    </w:p>
    <w:bookmarkEnd w:id="9"/>
    <w:p w14:paraId="265200B3" w14:textId="3BE743B6" w:rsidR="00F7339B" w:rsidRPr="008B1791" w:rsidRDefault="00F7339B" w:rsidP="001D6750">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 xml:space="preserve">A promoção da equidade é um objetivo estratégico das políticas sociais brasileiras, e vem sendo mobilizada em favor de grupos da população submetidos </w:t>
      </w:r>
      <w:r w:rsidR="006B0249" w:rsidRPr="008B1791">
        <w:rPr>
          <w:rFonts w:ascii="Calibri" w:hAnsi="Calibri" w:cs="Calibri"/>
          <w:sz w:val="24"/>
          <w:szCs w:val="24"/>
        </w:rPr>
        <w:t xml:space="preserve">a </w:t>
      </w:r>
      <w:r w:rsidRPr="008B1791">
        <w:rPr>
          <w:rFonts w:ascii="Calibri" w:hAnsi="Calibri" w:cs="Calibri"/>
          <w:sz w:val="24"/>
          <w:szCs w:val="24"/>
        </w:rPr>
        <w:t>mecanismos específicos de discriminação que constrangem ou mesmo impedem o usufruto de direitos sociais. Beneficiários coletivamente identificáveis como públicos-alvo de ações de promoção de equidade e de proteção em contextos de direitos violados estão, assim, presentes no âmbito da seguridade social. A atenção particular devida a esses grupos decorre da insuficiência da abordagem universal, seja no que diz respeito ao acesso, à integralidade do atendimento ou à efetividade da ação pública tendo em vista os seus resultados</w:t>
      </w:r>
      <w:r w:rsidR="000B4077" w:rsidRPr="008B1791">
        <w:rPr>
          <w:rFonts w:ascii="Calibri" w:hAnsi="Calibri" w:cs="Calibri"/>
          <w:sz w:val="24"/>
          <w:szCs w:val="24"/>
        </w:rPr>
        <w:t>.</w:t>
      </w:r>
      <w:r w:rsidR="009B5E8D" w:rsidRPr="008B1791">
        <w:rPr>
          <w:rFonts w:ascii="Calibri" w:hAnsi="Calibri" w:cs="Calibri"/>
          <w:sz w:val="24"/>
          <w:szCs w:val="24"/>
        </w:rPr>
        <w:t xml:space="preserve"> </w:t>
      </w:r>
      <w:r w:rsidR="001D6750" w:rsidRPr="008B1791">
        <w:rPr>
          <w:rFonts w:ascii="Calibri" w:hAnsi="Calibri" w:cs="Calibri"/>
          <w:sz w:val="24"/>
          <w:szCs w:val="24"/>
        </w:rPr>
        <w:t>Esses públicos</w:t>
      </w:r>
      <w:r w:rsidR="00D71817" w:rsidRPr="008B1791">
        <w:rPr>
          <w:rFonts w:ascii="Calibri" w:hAnsi="Calibri" w:cs="Calibri"/>
          <w:sz w:val="24"/>
          <w:szCs w:val="24"/>
        </w:rPr>
        <w:t xml:space="preserve"> s</w:t>
      </w:r>
      <w:r w:rsidR="009B5E8D" w:rsidRPr="008B1791">
        <w:rPr>
          <w:rFonts w:ascii="Calibri" w:hAnsi="Calibri" w:cs="Calibri"/>
          <w:sz w:val="24"/>
          <w:szCs w:val="24"/>
        </w:rPr>
        <w:t>e diferenciam d</w:t>
      </w:r>
      <w:r w:rsidR="007B7628" w:rsidRPr="008B1791">
        <w:rPr>
          <w:rFonts w:ascii="Calibri" w:hAnsi="Calibri" w:cs="Calibri"/>
          <w:sz w:val="24"/>
          <w:szCs w:val="24"/>
        </w:rPr>
        <w:t>os beneficiários pertencentes a minorias étnicas por estarem plenamente integrados n</w:t>
      </w:r>
      <w:r w:rsidR="0058517F" w:rsidRPr="008B1791">
        <w:rPr>
          <w:rFonts w:ascii="Calibri" w:hAnsi="Calibri" w:cs="Calibri"/>
          <w:sz w:val="24"/>
          <w:szCs w:val="24"/>
        </w:rPr>
        <w:t>o modelo social dominante</w:t>
      </w:r>
      <w:r w:rsidR="006457CB" w:rsidRPr="008B1791">
        <w:rPr>
          <w:rFonts w:ascii="Calibri" w:hAnsi="Calibri" w:cs="Calibri"/>
          <w:sz w:val="24"/>
          <w:szCs w:val="24"/>
        </w:rPr>
        <w:t xml:space="preserve">, mesmo que dentro dele, sejam vítimas de </w:t>
      </w:r>
      <w:r w:rsidR="00327083" w:rsidRPr="008B1791">
        <w:rPr>
          <w:rFonts w:ascii="Calibri" w:hAnsi="Calibri" w:cs="Calibri"/>
          <w:sz w:val="24"/>
          <w:szCs w:val="24"/>
        </w:rPr>
        <w:t>discriminação ou subordinação</w:t>
      </w:r>
      <w:r w:rsidRPr="008B1791">
        <w:rPr>
          <w:rFonts w:ascii="Calibri" w:hAnsi="Calibri" w:cs="Calibri"/>
          <w:sz w:val="24"/>
          <w:szCs w:val="24"/>
        </w:rPr>
        <w:t xml:space="preserve">. </w:t>
      </w:r>
    </w:p>
    <w:p w14:paraId="32F18C33" w14:textId="1F4C3BD8"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r w:rsidRPr="008B1791">
        <w:rPr>
          <w:rFonts w:ascii="Calibri" w:hAnsi="Calibri" w:cs="Calibri"/>
          <w:sz w:val="24"/>
          <w:szCs w:val="24"/>
        </w:rPr>
        <w:t>Um exemplo relevante é dado pelas iniciativas de promoção da equidade étnico-racial na saúde, consolidadas pela Política Nacional de Saúde Integral da População Negra (PNSIPN), aprovada em 2006, e acolhida em lei em 2010.</w:t>
      </w:r>
      <w:r w:rsidRPr="008B1791">
        <w:rPr>
          <w:rStyle w:val="Refdenotaderodap"/>
          <w:rFonts w:ascii="Calibri" w:hAnsi="Calibri" w:cs="Calibri"/>
          <w:sz w:val="24"/>
          <w:szCs w:val="24"/>
        </w:rPr>
        <w:footnoteReference w:id="13"/>
      </w:r>
      <w:r w:rsidRPr="008B1791">
        <w:rPr>
          <w:rFonts w:ascii="Calibri" w:hAnsi="Calibri" w:cs="Calibri"/>
          <w:sz w:val="24"/>
          <w:szCs w:val="24"/>
        </w:rPr>
        <w:t xml:space="preserve"> O programa parte do reconhecimento da relação entre racismo e maior vulnerabilidade em saúde, e visa a redução das desigualdades entre brancos e negros em </w:t>
      </w:r>
      <w:r w:rsidR="001D6750" w:rsidRPr="008B1791">
        <w:rPr>
          <w:rFonts w:ascii="Calibri" w:hAnsi="Calibri" w:cs="Calibri"/>
          <w:sz w:val="24"/>
          <w:szCs w:val="24"/>
        </w:rPr>
        <w:t xml:space="preserve">acesso a serviços e resultados em </w:t>
      </w:r>
      <w:r w:rsidRPr="008B1791">
        <w:rPr>
          <w:rFonts w:ascii="Calibri" w:hAnsi="Calibri" w:cs="Calibri"/>
          <w:sz w:val="24"/>
          <w:szCs w:val="24"/>
        </w:rPr>
        <w:t>saúde por meio de uma política de equidade que trabalhe em favor dos princípios da universalidade e da integralidade que organizam o SUS (Werneck, 2016). Para o monitoramento da PNSIPN, Batista et al (2020) sugerem um conjunto de indicadores que acompanharia desde a implementação da política - como por exemplo a inclusão da PNSIPN nos planos municipais e estaduais de saúde ou capacitação e formação dos profissionais de saúde em tópicos sobre saúde da população negra -</w:t>
      </w:r>
      <w:r w:rsidRPr="008B1791">
        <w:rPr>
          <w:rStyle w:val="Refdenotaderodap"/>
          <w:rFonts w:ascii="Calibri" w:hAnsi="Calibri" w:cs="Calibri"/>
          <w:sz w:val="24"/>
          <w:szCs w:val="24"/>
        </w:rPr>
        <w:footnoteReference w:id="14"/>
      </w:r>
      <w:r w:rsidRPr="008B1791">
        <w:rPr>
          <w:rFonts w:ascii="Calibri" w:hAnsi="Calibri" w:cs="Calibri"/>
          <w:sz w:val="24"/>
          <w:szCs w:val="24"/>
        </w:rPr>
        <w:t xml:space="preserve"> até a evolução do perfil de morbidade e mortalidade por raça/cor, com base nos sistemas de informação do SUS.</w:t>
      </w:r>
    </w:p>
    <w:p w14:paraId="779C4AB4" w14:textId="471F7422" w:rsidR="00F7339B" w:rsidRPr="008B1791" w:rsidRDefault="36FF04B4" w:rsidP="00D97FC7">
      <w:pPr>
        <w:spacing w:after="120" w:line="290" w:lineRule="exact"/>
        <w:ind w:firstLine="709"/>
        <w:jc w:val="both"/>
        <w:rPr>
          <w:rFonts w:ascii="Calibri" w:hAnsi="Calibri" w:cs="Calibri"/>
          <w:sz w:val="24"/>
          <w:szCs w:val="24"/>
        </w:rPr>
      </w:pPr>
      <w:bookmarkStart w:id="10" w:name="_Hlk180070588"/>
      <w:r w:rsidRPr="008B1791">
        <w:rPr>
          <w:rFonts w:ascii="Calibri" w:hAnsi="Calibri" w:cs="Calibri"/>
          <w:sz w:val="24"/>
          <w:szCs w:val="24"/>
        </w:rPr>
        <w:t xml:space="preserve">Resumindo, essa seção discutiu os tipos de beneficiários da seguridade social, identificando, além dos beneficiários individuais, três tipos de beneficiários coletivos:  os coletivos não identificáveis, beneficiários por ofertas garantidas pela seguridade social a toda a população independentemente de qualquer característica pessoal ou condição social; as minorias étnicas constituídas por coletivos que são providos de ofertas diferenciadas tendo em vista sua cultura e modos de vida próprios; e os grupos que, submetidos à mecanismos específicos de discriminação, são beneficiários de ações de promoção de equidade e de </w:t>
      </w:r>
      <w:r w:rsidRPr="008B1791">
        <w:rPr>
          <w:rFonts w:ascii="Calibri" w:hAnsi="Calibri" w:cs="Calibri"/>
          <w:sz w:val="24"/>
          <w:szCs w:val="24"/>
        </w:rPr>
        <w:lastRenderedPageBreak/>
        <w:t>proteção em contextos de direitos violados. As seções seguintes se destinarão a análise dos benefícios coletivos da perspectiva da sua forma de entrega e de seus resultados.</w:t>
      </w:r>
    </w:p>
    <w:bookmarkEnd w:id="10"/>
    <w:p w14:paraId="41EAD4D9" w14:textId="77777777" w:rsidR="00F7339B" w:rsidRPr="008B1791" w:rsidRDefault="00F7339B" w:rsidP="00D97FC7">
      <w:pPr>
        <w:spacing w:after="120" w:line="290" w:lineRule="exact"/>
        <w:ind w:firstLine="709"/>
        <w:jc w:val="both"/>
        <w:rPr>
          <w:rFonts w:ascii="Calibri" w:hAnsi="Calibri" w:cs="Calibri"/>
          <w:sz w:val="24"/>
          <w:szCs w:val="24"/>
        </w:rPr>
      </w:pPr>
    </w:p>
    <w:p w14:paraId="53825D3A" w14:textId="77777777" w:rsidR="00FE2C35" w:rsidRPr="008B1791" w:rsidRDefault="00FE2C35" w:rsidP="00D97FC7">
      <w:pPr>
        <w:spacing w:after="120" w:line="290" w:lineRule="exact"/>
        <w:ind w:firstLine="709"/>
        <w:jc w:val="both"/>
        <w:rPr>
          <w:rFonts w:ascii="Calibri" w:hAnsi="Calibri" w:cs="Calibri"/>
          <w:sz w:val="24"/>
          <w:szCs w:val="24"/>
        </w:rPr>
      </w:pPr>
    </w:p>
    <w:p w14:paraId="342282DF" w14:textId="121E8F8D" w:rsidR="00FB5E03" w:rsidRPr="008B1791" w:rsidRDefault="005B4A84" w:rsidP="00B24494">
      <w:pPr>
        <w:pStyle w:val="Ttulo1"/>
        <w:rPr>
          <w:rFonts w:ascii="Calibri" w:hAnsi="Calibri" w:cs="Calibri"/>
        </w:rPr>
      </w:pPr>
      <w:r w:rsidRPr="008B1791">
        <w:rPr>
          <w:rFonts w:ascii="Calibri" w:hAnsi="Calibri" w:cs="Calibri"/>
        </w:rPr>
        <w:t xml:space="preserve">Classificação </w:t>
      </w:r>
      <w:r w:rsidR="00273B25" w:rsidRPr="008B1791">
        <w:rPr>
          <w:rFonts w:ascii="Calibri" w:hAnsi="Calibri" w:cs="Calibri"/>
        </w:rPr>
        <w:t>pela oferta dos benefícios</w:t>
      </w:r>
    </w:p>
    <w:p w14:paraId="25AF1CE2" w14:textId="77777777" w:rsidR="00D74EF1" w:rsidRPr="008B1791" w:rsidRDefault="00D74EF1" w:rsidP="007C5FF8">
      <w:pPr>
        <w:spacing w:after="120" w:line="290" w:lineRule="exact"/>
        <w:ind w:firstLine="709"/>
        <w:jc w:val="both"/>
        <w:rPr>
          <w:rFonts w:ascii="Calibri" w:hAnsi="Calibri" w:cs="Calibri"/>
          <w:sz w:val="24"/>
          <w:szCs w:val="24"/>
        </w:rPr>
      </w:pPr>
    </w:p>
    <w:p w14:paraId="30EF0C28" w14:textId="2B549D0D" w:rsidR="00751B48"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discutido na seção anterior, os benefícios da seguridade social podem ser classificados a partir das características de quem os recebe. A abordagem a partir do beneficiário, considerando a natureza da demanda e do direito de atribuição do </w:t>
      </w:r>
      <w:r w:rsidR="0089202F" w:rsidRPr="008B1791">
        <w:rPr>
          <w:rFonts w:ascii="Calibri" w:hAnsi="Calibri" w:cs="Calibri"/>
          <w:sz w:val="24"/>
          <w:szCs w:val="24"/>
        </w:rPr>
        <w:t>benefício</w:t>
      </w:r>
      <w:r w:rsidRPr="008B1791">
        <w:rPr>
          <w:rFonts w:ascii="Calibri" w:hAnsi="Calibri" w:cs="Calibri"/>
          <w:sz w:val="24"/>
          <w:szCs w:val="24"/>
        </w:rPr>
        <w:t xml:space="preserve"> </w:t>
      </w:r>
      <w:r w:rsidR="005E0FE1" w:rsidRPr="008B1791">
        <w:rPr>
          <w:rFonts w:ascii="Calibri" w:hAnsi="Calibri" w:cs="Calibri"/>
          <w:sz w:val="24"/>
          <w:szCs w:val="24"/>
        </w:rPr>
        <w:t xml:space="preserve">divisou </w:t>
      </w:r>
      <w:r w:rsidRPr="008B1791">
        <w:rPr>
          <w:rFonts w:ascii="Calibri" w:hAnsi="Calibri" w:cs="Calibri"/>
          <w:sz w:val="24"/>
          <w:szCs w:val="24"/>
        </w:rPr>
        <w:t xml:space="preserve">além, dos beneficiários individuais, os beneficiários coletivos, sejam eles identificáveis ou não. No entanto, novas questões podem surgir quando a classificação de </w:t>
      </w:r>
      <w:r w:rsidR="0089202F" w:rsidRPr="008B1791">
        <w:rPr>
          <w:rFonts w:ascii="Calibri" w:hAnsi="Calibri" w:cs="Calibri"/>
          <w:sz w:val="24"/>
          <w:szCs w:val="24"/>
        </w:rPr>
        <w:t>benefícios</w:t>
      </w:r>
      <w:r w:rsidRPr="008B1791">
        <w:rPr>
          <w:rFonts w:ascii="Calibri" w:hAnsi="Calibri" w:cs="Calibri"/>
          <w:sz w:val="24"/>
          <w:szCs w:val="24"/>
        </w:rPr>
        <w:t xml:space="preserve"> coletivos passa a considerar </w:t>
      </w:r>
      <w:r w:rsidR="00373A25" w:rsidRPr="008B1791">
        <w:rPr>
          <w:rFonts w:ascii="Calibri" w:hAnsi="Calibri" w:cs="Calibri"/>
          <w:sz w:val="24"/>
          <w:szCs w:val="24"/>
        </w:rPr>
        <w:t xml:space="preserve">outros aspectos das políticas </w:t>
      </w:r>
      <w:r w:rsidR="00AC3E39" w:rsidRPr="008B1791">
        <w:rPr>
          <w:rFonts w:ascii="Calibri" w:hAnsi="Calibri" w:cs="Calibri"/>
          <w:sz w:val="24"/>
          <w:szCs w:val="24"/>
        </w:rPr>
        <w:t>setoriais</w:t>
      </w:r>
      <w:r w:rsidR="00373A25" w:rsidRPr="008B1791">
        <w:rPr>
          <w:rFonts w:ascii="Calibri" w:hAnsi="Calibri" w:cs="Calibri"/>
          <w:sz w:val="24"/>
          <w:szCs w:val="24"/>
        </w:rPr>
        <w:t xml:space="preserve">, como </w:t>
      </w:r>
      <w:r w:rsidRPr="008B1791">
        <w:rPr>
          <w:rFonts w:ascii="Calibri" w:hAnsi="Calibri" w:cs="Calibri"/>
          <w:sz w:val="24"/>
          <w:szCs w:val="24"/>
        </w:rPr>
        <w:t>a forma de oferta. Ou seja, independente do direito ao usufruto de uma medida de proteção social ser dirigid</w:t>
      </w:r>
      <w:r w:rsidR="009C10B8" w:rsidRPr="008B1791">
        <w:rPr>
          <w:rFonts w:ascii="Calibri" w:hAnsi="Calibri" w:cs="Calibri"/>
          <w:sz w:val="24"/>
          <w:szCs w:val="24"/>
        </w:rPr>
        <w:t>o</w:t>
      </w:r>
      <w:r w:rsidRPr="008B1791">
        <w:rPr>
          <w:rFonts w:ascii="Calibri" w:hAnsi="Calibri" w:cs="Calibri"/>
          <w:sz w:val="24"/>
          <w:szCs w:val="24"/>
        </w:rPr>
        <w:t xml:space="preserve"> a um beneficiário individual ou coletivo, </w:t>
      </w:r>
      <w:r w:rsidR="008B5C32" w:rsidRPr="008B1791">
        <w:rPr>
          <w:rFonts w:ascii="Calibri" w:hAnsi="Calibri" w:cs="Calibri"/>
          <w:sz w:val="24"/>
          <w:szCs w:val="24"/>
        </w:rPr>
        <w:t xml:space="preserve">os instrumentos e </w:t>
      </w:r>
      <w:r w:rsidR="00561985" w:rsidRPr="008B1791">
        <w:rPr>
          <w:rFonts w:ascii="Calibri" w:hAnsi="Calibri" w:cs="Calibri"/>
          <w:sz w:val="24"/>
          <w:szCs w:val="24"/>
        </w:rPr>
        <w:t xml:space="preserve">a metodologia utilizada </w:t>
      </w:r>
      <w:r w:rsidR="007C30FC" w:rsidRPr="008B1791">
        <w:rPr>
          <w:rFonts w:ascii="Calibri" w:hAnsi="Calibri" w:cs="Calibri"/>
          <w:sz w:val="24"/>
          <w:szCs w:val="24"/>
        </w:rPr>
        <w:t>na sua implementação</w:t>
      </w:r>
      <w:r w:rsidR="004346CB" w:rsidRPr="008B1791">
        <w:rPr>
          <w:rFonts w:ascii="Calibri" w:hAnsi="Calibri" w:cs="Calibri"/>
          <w:sz w:val="24"/>
          <w:szCs w:val="24"/>
        </w:rPr>
        <w:t xml:space="preserve"> pode</w:t>
      </w:r>
      <w:r w:rsidR="0083470E" w:rsidRPr="008B1791">
        <w:rPr>
          <w:rFonts w:ascii="Calibri" w:hAnsi="Calibri" w:cs="Calibri"/>
          <w:sz w:val="24"/>
          <w:szCs w:val="24"/>
        </w:rPr>
        <w:t>m</w:t>
      </w:r>
      <w:r w:rsidR="004346CB" w:rsidRPr="008B1791">
        <w:rPr>
          <w:rFonts w:ascii="Calibri" w:hAnsi="Calibri" w:cs="Calibri"/>
          <w:sz w:val="24"/>
          <w:szCs w:val="24"/>
        </w:rPr>
        <w:t xml:space="preserve"> caracterizar um benefício coletivo</w:t>
      </w:r>
      <w:r w:rsidRPr="008B1791">
        <w:rPr>
          <w:rFonts w:ascii="Calibri" w:hAnsi="Calibri" w:cs="Calibri"/>
          <w:sz w:val="24"/>
          <w:szCs w:val="24"/>
        </w:rPr>
        <w:t>. Cabe assim, distinguir a</w:t>
      </w:r>
      <w:r w:rsidR="00BA2E8A" w:rsidRPr="008B1791">
        <w:rPr>
          <w:rFonts w:ascii="Calibri" w:hAnsi="Calibri" w:cs="Calibri"/>
          <w:sz w:val="24"/>
          <w:szCs w:val="24"/>
        </w:rPr>
        <w:t>s</w:t>
      </w:r>
      <w:r w:rsidRPr="008B1791">
        <w:rPr>
          <w:rFonts w:ascii="Calibri" w:hAnsi="Calibri" w:cs="Calibri"/>
          <w:sz w:val="24"/>
          <w:szCs w:val="24"/>
        </w:rPr>
        <w:t xml:space="preserve"> forma</w:t>
      </w:r>
      <w:r w:rsidR="00BA2E8A" w:rsidRPr="008B1791">
        <w:rPr>
          <w:rFonts w:ascii="Calibri" w:hAnsi="Calibri" w:cs="Calibri"/>
          <w:sz w:val="24"/>
          <w:szCs w:val="24"/>
        </w:rPr>
        <w:t>s</w:t>
      </w:r>
      <w:r w:rsidRPr="008B1791">
        <w:rPr>
          <w:rFonts w:ascii="Calibri" w:hAnsi="Calibri" w:cs="Calibri"/>
          <w:sz w:val="24"/>
          <w:szCs w:val="24"/>
        </w:rPr>
        <w:t xml:space="preserve"> de entrega </w:t>
      </w:r>
      <w:r w:rsidR="00C96EDF" w:rsidRPr="008B1791">
        <w:rPr>
          <w:rFonts w:ascii="Calibri" w:hAnsi="Calibri" w:cs="Calibri"/>
          <w:sz w:val="24"/>
          <w:szCs w:val="24"/>
        </w:rPr>
        <w:t xml:space="preserve">individual e </w:t>
      </w:r>
      <w:r w:rsidRPr="008B1791">
        <w:rPr>
          <w:rFonts w:ascii="Calibri" w:hAnsi="Calibri" w:cs="Calibri"/>
          <w:sz w:val="24"/>
          <w:szCs w:val="24"/>
        </w:rPr>
        <w:t>coletiva.</w:t>
      </w:r>
    </w:p>
    <w:p w14:paraId="0D38B71C" w14:textId="012C662F" w:rsidR="0044226A" w:rsidRPr="008B1791" w:rsidRDefault="008B5C32"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A classificação dos benefícios coletivos por tipo de oferta se ampara na literatura sobre implementação de políticas públicas, que vem destacando a variedade d</w:t>
      </w:r>
      <w:r w:rsidR="00BE682A" w:rsidRPr="008B1791">
        <w:rPr>
          <w:rFonts w:ascii="Calibri" w:hAnsi="Calibri" w:cs="Calibri"/>
          <w:sz w:val="24"/>
          <w:szCs w:val="24"/>
        </w:rPr>
        <w:t>as formas de</w:t>
      </w:r>
      <w:r w:rsidRPr="008B1791">
        <w:rPr>
          <w:rFonts w:ascii="Calibri" w:hAnsi="Calibri" w:cs="Calibri"/>
          <w:sz w:val="24"/>
          <w:szCs w:val="24"/>
        </w:rPr>
        <w:t xml:space="preserve"> intervenção mobilizados </w:t>
      </w:r>
      <w:r w:rsidR="00BE682A" w:rsidRPr="008B1791">
        <w:rPr>
          <w:rFonts w:ascii="Calibri" w:hAnsi="Calibri" w:cs="Calibri"/>
          <w:sz w:val="24"/>
          <w:szCs w:val="24"/>
        </w:rPr>
        <w:t>na produção da ação pública</w:t>
      </w:r>
      <w:r w:rsidRPr="008B1791">
        <w:rPr>
          <w:rFonts w:ascii="Calibri" w:hAnsi="Calibri" w:cs="Calibri"/>
          <w:sz w:val="24"/>
          <w:szCs w:val="24"/>
        </w:rPr>
        <w:t xml:space="preserve">. </w:t>
      </w:r>
      <w:r w:rsidR="00BE682A" w:rsidRPr="008B1791">
        <w:rPr>
          <w:rFonts w:ascii="Calibri" w:hAnsi="Calibri" w:cs="Calibri"/>
          <w:sz w:val="24"/>
          <w:szCs w:val="24"/>
        </w:rPr>
        <w:t>A</w:t>
      </w:r>
      <w:r w:rsidRPr="008B1791">
        <w:rPr>
          <w:rFonts w:ascii="Calibri" w:hAnsi="Calibri" w:cs="Calibri"/>
          <w:sz w:val="24"/>
          <w:szCs w:val="24"/>
        </w:rPr>
        <w:t xml:space="preserve"> </w:t>
      </w:r>
      <w:r w:rsidR="00BE682A" w:rsidRPr="008B1791">
        <w:rPr>
          <w:rFonts w:ascii="Calibri" w:hAnsi="Calibri" w:cs="Calibri"/>
          <w:sz w:val="24"/>
          <w:szCs w:val="24"/>
        </w:rPr>
        <w:t xml:space="preserve">intervenção </w:t>
      </w:r>
      <w:r w:rsidRPr="008B1791">
        <w:rPr>
          <w:rFonts w:ascii="Calibri" w:hAnsi="Calibri" w:cs="Calibri"/>
          <w:sz w:val="24"/>
          <w:szCs w:val="24"/>
        </w:rPr>
        <w:t xml:space="preserve">governamental se materializa por </w:t>
      </w:r>
      <w:r w:rsidR="00BE682A" w:rsidRPr="008B1791">
        <w:rPr>
          <w:rFonts w:ascii="Calibri" w:hAnsi="Calibri" w:cs="Calibri"/>
          <w:sz w:val="24"/>
          <w:szCs w:val="24"/>
        </w:rPr>
        <w:t xml:space="preserve">meio da mobilização de </w:t>
      </w:r>
      <w:r w:rsidRPr="008B1791">
        <w:rPr>
          <w:rFonts w:ascii="Calibri" w:hAnsi="Calibri" w:cs="Calibri"/>
          <w:sz w:val="24"/>
          <w:szCs w:val="24"/>
        </w:rPr>
        <w:t xml:space="preserve">uma pluralidade de instrumentos, técnicas e ferramentas. </w:t>
      </w:r>
      <w:r w:rsidR="00BE682A" w:rsidRPr="008B1791">
        <w:rPr>
          <w:rFonts w:ascii="Calibri" w:hAnsi="Calibri" w:cs="Calibri"/>
          <w:sz w:val="24"/>
          <w:szCs w:val="24"/>
        </w:rPr>
        <w:t>E se</w:t>
      </w:r>
      <w:r w:rsidRPr="008B1791">
        <w:rPr>
          <w:rFonts w:ascii="Calibri" w:hAnsi="Calibri" w:cs="Calibri"/>
          <w:sz w:val="24"/>
          <w:szCs w:val="24"/>
        </w:rPr>
        <w:t xml:space="preserve"> </w:t>
      </w:r>
      <w:r w:rsidR="00BE682A" w:rsidRPr="008B1791">
        <w:rPr>
          <w:rFonts w:ascii="Calibri" w:hAnsi="Calibri" w:cs="Calibri"/>
          <w:sz w:val="24"/>
          <w:szCs w:val="24"/>
        </w:rPr>
        <w:t xml:space="preserve">entre diferentes políticas </w:t>
      </w:r>
      <w:r w:rsidRPr="008B1791">
        <w:rPr>
          <w:rFonts w:ascii="Calibri" w:hAnsi="Calibri" w:cs="Calibri"/>
          <w:sz w:val="24"/>
          <w:szCs w:val="24"/>
        </w:rPr>
        <w:t xml:space="preserve">os meios de operar são heterogêneos, </w:t>
      </w:r>
      <w:r w:rsidR="00BE682A" w:rsidRPr="008B1791">
        <w:rPr>
          <w:rFonts w:ascii="Calibri" w:hAnsi="Calibri" w:cs="Calibri"/>
          <w:sz w:val="24"/>
          <w:szCs w:val="24"/>
        </w:rPr>
        <w:t>os dispositivos e metodologias de intervenção também</w:t>
      </w:r>
      <w:r w:rsidRPr="008B1791">
        <w:rPr>
          <w:rFonts w:ascii="Calibri" w:hAnsi="Calibri" w:cs="Calibri"/>
          <w:sz w:val="24"/>
          <w:szCs w:val="24"/>
        </w:rPr>
        <w:t xml:space="preserve"> são </w:t>
      </w:r>
      <w:r w:rsidR="00BE682A" w:rsidRPr="008B1791">
        <w:rPr>
          <w:rFonts w:ascii="Calibri" w:hAnsi="Calibri" w:cs="Calibri"/>
          <w:sz w:val="24"/>
          <w:szCs w:val="24"/>
        </w:rPr>
        <w:t>diversos em uma</w:t>
      </w:r>
      <w:r w:rsidRPr="008B1791">
        <w:rPr>
          <w:rFonts w:ascii="Calibri" w:hAnsi="Calibri" w:cs="Calibri"/>
          <w:sz w:val="24"/>
          <w:szCs w:val="24"/>
        </w:rPr>
        <w:t xml:space="preserve"> mesma política ou programa.  Como enfatizam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“a observação mostra ser excepcional o caráter </w:t>
      </w:r>
      <w:proofErr w:type="spellStart"/>
      <w:r w:rsidRPr="008B1791">
        <w:rPr>
          <w:rFonts w:ascii="Calibri" w:hAnsi="Calibri" w:cs="Calibri"/>
          <w:sz w:val="24"/>
          <w:szCs w:val="24"/>
        </w:rPr>
        <w:t>mono-instrumental</w:t>
      </w:r>
      <w:proofErr w:type="spellEnd"/>
      <w:r w:rsidRPr="008B1791">
        <w:rPr>
          <w:rFonts w:ascii="Calibri" w:hAnsi="Calibri" w:cs="Calibri"/>
          <w:sz w:val="24"/>
          <w:szCs w:val="24"/>
        </w:rPr>
        <w:t xml:space="preserve"> de uma política, e mesmo de um programa de ação no seio de uma política”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2012, p. 20). </w:t>
      </w:r>
      <w:r w:rsidR="00CE3529" w:rsidRPr="008B1791">
        <w:rPr>
          <w:rFonts w:ascii="Calibri" w:hAnsi="Calibri" w:cs="Calibri"/>
          <w:sz w:val="24"/>
          <w:szCs w:val="24"/>
        </w:rPr>
        <w:t xml:space="preserve">Os </w:t>
      </w:r>
      <w:r w:rsidR="00C96EDF" w:rsidRPr="008B1791">
        <w:rPr>
          <w:rFonts w:ascii="Calibri" w:hAnsi="Calibri" w:cs="Calibri"/>
          <w:sz w:val="24"/>
          <w:szCs w:val="24"/>
        </w:rPr>
        <w:t>instrumentos de política</w:t>
      </w:r>
      <w:r w:rsidR="00CE3529" w:rsidRPr="008B1791">
        <w:rPr>
          <w:rFonts w:ascii="Calibri" w:hAnsi="Calibri" w:cs="Calibri"/>
          <w:sz w:val="24"/>
          <w:szCs w:val="24"/>
        </w:rPr>
        <w:t>s públicas</w:t>
      </w:r>
      <w:r w:rsidR="00C96EDF" w:rsidRPr="008B1791">
        <w:rPr>
          <w:rFonts w:ascii="Calibri" w:hAnsi="Calibri" w:cs="Calibri"/>
          <w:sz w:val="24"/>
          <w:szCs w:val="24"/>
        </w:rPr>
        <w:t xml:space="preserve"> vem sendo objeto de progressiva atenção, destacando-se </w:t>
      </w:r>
      <w:r w:rsidR="00CE3529" w:rsidRPr="008B1791">
        <w:rPr>
          <w:rFonts w:ascii="Calibri" w:hAnsi="Calibri" w:cs="Calibri"/>
          <w:sz w:val="24"/>
          <w:szCs w:val="24"/>
        </w:rPr>
        <w:t>os temas d</w:t>
      </w:r>
      <w:r w:rsidR="00C96EDF" w:rsidRPr="008B1791">
        <w:rPr>
          <w:rFonts w:ascii="Calibri" w:hAnsi="Calibri" w:cs="Calibri"/>
          <w:sz w:val="24"/>
          <w:szCs w:val="24"/>
        </w:rPr>
        <w:t xml:space="preserve">a escolha dos </w:t>
      </w:r>
      <w:r w:rsidR="00CE3529" w:rsidRPr="008B1791">
        <w:rPr>
          <w:rFonts w:ascii="Calibri" w:hAnsi="Calibri" w:cs="Calibri"/>
          <w:sz w:val="24"/>
          <w:szCs w:val="24"/>
        </w:rPr>
        <w:t>instrumentos e</w:t>
      </w:r>
      <w:r w:rsidR="00C96EDF" w:rsidRPr="008B1791">
        <w:rPr>
          <w:rFonts w:ascii="Calibri" w:hAnsi="Calibri" w:cs="Calibri"/>
          <w:sz w:val="24"/>
          <w:szCs w:val="24"/>
        </w:rPr>
        <w:t xml:space="preserve"> </w:t>
      </w:r>
      <w:r w:rsidR="00CE3529" w:rsidRPr="008B1791">
        <w:rPr>
          <w:rFonts w:ascii="Calibri" w:hAnsi="Calibri" w:cs="Calibri"/>
          <w:sz w:val="24"/>
          <w:szCs w:val="24"/>
        </w:rPr>
        <w:t>seus tipos, e de</w:t>
      </w:r>
      <w:r w:rsidR="00765364" w:rsidRPr="008B1791">
        <w:rPr>
          <w:rFonts w:ascii="Calibri" w:hAnsi="Calibri" w:cs="Calibri"/>
          <w:sz w:val="24"/>
          <w:szCs w:val="24"/>
        </w:rPr>
        <w:t xml:space="preserve"> sua influência na</w:t>
      </w:r>
      <w:r w:rsidR="00CE3529" w:rsidRPr="008B1791">
        <w:rPr>
          <w:rFonts w:ascii="Calibri" w:hAnsi="Calibri" w:cs="Calibri"/>
          <w:sz w:val="24"/>
          <w:szCs w:val="24"/>
        </w:rPr>
        <w:t xml:space="preserve"> formatação da</w:t>
      </w:r>
      <w:r w:rsidR="00765364" w:rsidRPr="008B1791">
        <w:rPr>
          <w:rFonts w:ascii="Calibri" w:hAnsi="Calibri" w:cs="Calibri"/>
          <w:sz w:val="24"/>
          <w:szCs w:val="24"/>
        </w:rPr>
        <w:t xml:space="preserve"> </w:t>
      </w:r>
      <w:r w:rsidR="00CE3529" w:rsidRPr="008B1791">
        <w:rPr>
          <w:rFonts w:ascii="Calibri" w:hAnsi="Calibri" w:cs="Calibri"/>
          <w:sz w:val="24"/>
          <w:szCs w:val="24"/>
        </w:rPr>
        <w:t xml:space="preserve">ação governamental e nas </w:t>
      </w:r>
      <w:r w:rsidR="00765364" w:rsidRPr="008B1791">
        <w:rPr>
          <w:rFonts w:ascii="Calibri" w:hAnsi="Calibri" w:cs="Calibri"/>
          <w:sz w:val="24"/>
          <w:szCs w:val="24"/>
        </w:rPr>
        <w:t xml:space="preserve">mudanças </w:t>
      </w:r>
      <w:r w:rsidR="00CE3529" w:rsidRPr="008B1791">
        <w:rPr>
          <w:rFonts w:ascii="Calibri" w:hAnsi="Calibri" w:cs="Calibri"/>
          <w:sz w:val="24"/>
          <w:szCs w:val="24"/>
        </w:rPr>
        <w:t>d</w:t>
      </w:r>
      <w:r w:rsidR="00765364" w:rsidRPr="008B1791">
        <w:rPr>
          <w:rFonts w:ascii="Calibri" w:hAnsi="Calibri" w:cs="Calibri"/>
          <w:sz w:val="24"/>
          <w:szCs w:val="24"/>
        </w:rPr>
        <w:t xml:space="preserve">as políticas (Howlett, 2005; Le </w:t>
      </w:r>
      <w:proofErr w:type="spellStart"/>
      <w:r w:rsidR="00765364" w:rsidRPr="008B1791">
        <w:rPr>
          <w:rFonts w:ascii="Calibri" w:hAnsi="Calibri" w:cs="Calibri"/>
          <w:sz w:val="24"/>
          <w:szCs w:val="24"/>
        </w:rPr>
        <w:t>Galès</w:t>
      </w:r>
      <w:proofErr w:type="spellEnd"/>
      <w:r w:rsidR="00765364" w:rsidRPr="008B1791">
        <w:rPr>
          <w:rFonts w:ascii="Calibri" w:hAnsi="Calibri" w:cs="Calibri"/>
          <w:sz w:val="24"/>
          <w:szCs w:val="24"/>
        </w:rPr>
        <w:t xml:space="preserve">, 2010). </w:t>
      </w:r>
      <w:r w:rsidR="00CE3529" w:rsidRPr="008B1791">
        <w:rPr>
          <w:rFonts w:ascii="Calibri" w:hAnsi="Calibri" w:cs="Calibri"/>
          <w:sz w:val="24"/>
          <w:szCs w:val="24"/>
        </w:rPr>
        <w:t xml:space="preserve">As mudanças e inovações com relação aos </w:t>
      </w:r>
      <w:r w:rsidR="005B6CA8" w:rsidRPr="008B1791">
        <w:rPr>
          <w:rFonts w:ascii="Calibri" w:hAnsi="Calibri" w:cs="Calibri"/>
          <w:sz w:val="24"/>
          <w:szCs w:val="24"/>
        </w:rPr>
        <w:t xml:space="preserve">instrumentos vem sendo associadas às mudanças nas </w:t>
      </w:r>
      <w:r w:rsidR="0058784C" w:rsidRPr="008B1791">
        <w:rPr>
          <w:rFonts w:ascii="Calibri" w:hAnsi="Calibri" w:cs="Calibri"/>
          <w:sz w:val="24"/>
          <w:szCs w:val="24"/>
        </w:rPr>
        <w:t>políticas</w:t>
      </w:r>
      <w:r w:rsidR="005B6CA8" w:rsidRPr="008B1791">
        <w:rPr>
          <w:rFonts w:ascii="Calibri" w:hAnsi="Calibri" w:cs="Calibri"/>
          <w:sz w:val="24"/>
          <w:szCs w:val="24"/>
        </w:rPr>
        <w:t xml:space="preserve">, seja no sentido de que alterações nos objetivos da política podem demandar modificação dos instrumentos, seja </w:t>
      </w:r>
      <w:r w:rsidR="00420900" w:rsidRPr="008B1791">
        <w:rPr>
          <w:rFonts w:ascii="Calibri" w:hAnsi="Calibri" w:cs="Calibri"/>
          <w:sz w:val="24"/>
          <w:szCs w:val="24"/>
        </w:rPr>
        <w:t xml:space="preserve">de que alterações </w:t>
      </w:r>
      <w:r w:rsidR="005B6CA8" w:rsidRPr="008B1791">
        <w:rPr>
          <w:rFonts w:ascii="Calibri" w:hAnsi="Calibri" w:cs="Calibri"/>
          <w:sz w:val="24"/>
          <w:szCs w:val="24"/>
        </w:rPr>
        <w:t>de instrumentos pode</w:t>
      </w:r>
      <w:r w:rsidR="00420900" w:rsidRPr="008B1791">
        <w:rPr>
          <w:rFonts w:ascii="Calibri" w:hAnsi="Calibri" w:cs="Calibri"/>
          <w:sz w:val="24"/>
          <w:szCs w:val="24"/>
        </w:rPr>
        <w:t>m</w:t>
      </w:r>
      <w:r w:rsidR="005B6CA8" w:rsidRPr="008B1791">
        <w:rPr>
          <w:rFonts w:ascii="Calibri" w:hAnsi="Calibri" w:cs="Calibri"/>
          <w:sz w:val="24"/>
          <w:szCs w:val="24"/>
        </w:rPr>
        <w:t xml:space="preserve"> induzir a mudanças nos objetivos da política (Hall, 1993)</w:t>
      </w:r>
      <w:r w:rsidR="0058784C" w:rsidRPr="008B1791">
        <w:rPr>
          <w:rFonts w:ascii="Calibri" w:hAnsi="Calibri" w:cs="Calibri"/>
          <w:sz w:val="24"/>
          <w:szCs w:val="24"/>
        </w:rPr>
        <w:t>.</w:t>
      </w:r>
      <w:bookmarkStart w:id="11" w:name="_Hlk190597345"/>
    </w:p>
    <w:p w14:paraId="4552FEFF" w14:textId="01916428" w:rsidR="00CD3156" w:rsidRPr="008B1791" w:rsidRDefault="0044226A"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caso brasileiro, ao </w:t>
      </w:r>
      <w:r w:rsidR="007B32DF" w:rsidRPr="008B1791">
        <w:rPr>
          <w:rFonts w:ascii="Calibri" w:hAnsi="Calibri" w:cs="Calibri"/>
          <w:sz w:val="24"/>
          <w:szCs w:val="24"/>
        </w:rPr>
        <w:t>longo das últimas</w:t>
      </w:r>
      <w:r w:rsidR="00A945F8" w:rsidRPr="008B1791">
        <w:rPr>
          <w:rFonts w:ascii="Calibri" w:hAnsi="Calibri" w:cs="Calibri"/>
          <w:sz w:val="24"/>
          <w:szCs w:val="24"/>
        </w:rPr>
        <w:t xml:space="preserve"> três</w:t>
      </w:r>
      <w:r w:rsidR="007B32DF" w:rsidRPr="008B1791">
        <w:rPr>
          <w:rFonts w:ascii="Calibri" w:hAnsi="Calibri" w:cs="Calibri"/>
          <w:sz w:val="24"/>
          <w:szCs w:val="24"/>
        </w:rPr>
        <w:t xml:space="preserve"> décadas, observou</w:t>
      </w:r>
      <w:r w:rsidRPr="008B1791">
        <w:rPr>
          <w:rFonts w:ascii="Calibri" w:hAnsi="Calibri" w:cs="Calibri"/>
          <w:sz w:val="24"/>
          <w:szCs w:val="24"/>
        </w:rPr>
        <w:t>-se</w:t>
      </w:r>
      <w:r w:rsidR="007B32DF" w:rsidRPr="008B1791">
        <w:rPr>
          <w:rFonts w:ascii="Calibri" w:hAnsi="Calibri" w:cs="Calibri"/>
          <w:sz w:val="24"/>
          <w:szCs w:val="24"/>
        </w:rPr>
        <w:t xml:space="preserve"> um </w:t>
      </w:r>
      <w:r w:rsidR="00C41D63" w:rsidRPr="008B1791">
        <w:rPr>
          <w:rFonts w:ascii="Calibri" w:hAnsi="Calibri" w:cs="Calibri"/>
          <w:sz w:val="24"/>
          <w:szCs w:val="24"/>
        </w:rPr>
        <w:t xml:space="preserve">considerável desenvolvimento </w:t>
      </w:r>
      <w:r w:rsidRPr="008B1791">
        <w:rPr>
          <w:rFonts w:ascii="Calibri" w:hAnsi="Calibri" w:cs="Calibri"/>
          <w:sz w:val="24"/>
          <w:szCs w:val="24"/>
        </w:rPr>
        <w:t xml:space="preserve">conceitual e operacional </w:t>
      </w:r>
      <w:r w:rsidR="002D030A" w:rsidRPr="008B1791">
        <w:rPr>
          <w:rFonts w:ascii="Calibri" w:hAnsi="Calibri" w:cs="Calibri"/>
          <w:sz w:val="24"/>
          <w:szCs w:val="24"/>
        </w:rPr>
        <w:t>nos campos da</w:t>
      </w:r>
      <w:r w:rsidR="002F61F2" w:rsidRPr="008B1791">
        <w:rPr>
          <w:rFonts w:ascii="Calibri" w:hAnsi="Calibri" w:cs="Calibri"/>
          <w:sz w:val="24"/>
          <w:szCs w:val="24"/>
        </w:rPr>
        <w:t xml:space="preserve"> saúde e </w:t>
      </w:r>
      <w:r w:rsidR="002D030A" w:rsidRPr="008B1791">
        <w:rPr>
          <w:rFonts w:ascii="Calibri" w:hAnsi="Calibri" w:cs="Calibri"/>
          <w:sz w:val="24"/>
          <w:szCs w:val="24"/>
        </w:rPr>
        <w:t xml:space="preserve">da </w:t>
      </w:r>
      <w:r w:rsidR="002F61F2" w:rsidRPr="008B1791">
        <w:rPr>
          <w:rFonts w:ascii="Calibri" w:hAnsi="Calibri" w:cs="Calibri"/>
          <w:sz w:val="24"/>
          <w:szCs w:val="24"/>
        </w:rPr>
        <w:t xml:space="preserve">assistência social, acompanhando as transformações trazidas pela </w:t>
      </w:r>
      <w:r w:rsidR="005C18AC" w:rsidRPr="008B1791">
        <w:rPr>
          <w:rFonts w:ascii="Calibri" w:hAnsi="Calibri" w:cs="Calibri"/>
          <w:sz w:val="24"/>
          <w:szCs w:val="24"/>
        </w:rPr>
        <w:t xml:space="preserve">instituição das respectivas políticas </w:t>
      </w:r>
      <w:r w:rsidR="00E7006B" w:rsidRPr="008B1791">
        <w:rPr>
          <w:rFonts w:ascii="Calibri" w:hAnsi="Calibri" w:cs="Calibri"/>
          <w:sz w:val="24"/>
          <w:szCs w:val="24"/>
        </w:rPr>
        <w:t xml:space="preserve">e sistemas nacionais. </w:t>
      </w:r>
      <w:r w:rsidR="00441F2B" w:rsidRPr="008B1791">
        <w:rPr>
          <w:rFonts w:ascii="Calibri" w:hAnsi="Calibri" w:cs="Calibri"/>
          <w:sz w:val="24"/>
          <w:szCs w:val="24"/>
        </w:rPr>
        <w:t xml:space="preserve">Parte </w:t>
      </w:r>
      <w:r w:rsidR="00A945F8" w:rsidRPr="008B1791">
        <w:rPr>
          <w:rFonts w:ascii="Calibri" w:hAnsi="Calibri" w:cs="Calibri"/>
          <w:sz w:val="24"/>
          <w:szCs w:val="24"/>
        </w:rPr>
        <w:t xml:space="preserve">importante </w:t>
      </w:r>
      <w:r w:rsidR="00441F2B" w:rsidRPr="008B1791">
        <w:rPr>
          <w:rFonts w:ascii="Calibri" w:hAnsi="Calibri" w:cs="Calibri"/>
          <w:sz w:val="24"/>
          <w:szCs w:val="24"/>
        </w:rPr>
        <w:t xml:space="preserve">desses avanços </w:t>
      </w:r>
      <w:r w:rsidRPr="008B1791">
        <w:rPr>
          <w:rFonts w:ascii="Calibri" w:hAnsi="Calibri" w:cs="Calibri"/>
          <w:sz w:val="24"/>
          <w:szCs w:val="24"/>
        </w:rPr>
        <w:t>respondem aos novos objetivos fixados no âmbito d</w:t>
      </w:r>
      <w:r w:rsidR="00A945F8" w:rsidRPr="008B1791">
        <w:rPr>
          <w:rFonts w:ascii="Calibri" w:hAnsi="Calibri" w:cs="Calibri"/>
          <w:sz w:val="24"/>
          <w:szCs w:val="24"/>
        </w:rPr>
        <w:t>a</w:t>
      </w:r>
      <w:r w:rsidRPr="008B1791">
        <w:rPr>
          <w:rFonts w:ascii="Calibri" w:hAnsi="Calibri" w:cs="Calibri"/>
          <w:sz w:val="24"/>
          <w:szCs w:val="24"/>
        </w:rPr>
        <w:t xml:space="preserve"> seguridade social (Jaccoud, 202</w:t>
      </w:r>
      <w:r w:rsidR="00A945F8" w:rsidRPr="008B1791">
        <w:rPr>
          <w:rFonts w:ascii="Calibri" w:hAnsi="Calibri" w:cs="Calibri"/>
          <w:sz w:val="24"/>
          <w:szCs w:val="24"/>
        </w:rPr>
        <w:t>3</w:t>
      </w:r>
      <w:r w:rsidRPr="008B1791">
        <w:rPr>
          <w:rFonts w:ascii="Calibri" w:hAnsi="Calibri" w:cs="Calibri"/>
          <w:sz w:val="24"/>
          <w:szCs w:val="24"/>
        </w:rPr>
        <w:t>a)</w:t>
      </w:r>
      <w:r w:rsidR="00A945F8" w:rsidRPr="008B1791">
        <w:rPr>
          <w:rFonts w:ascii="Calibri" w:hAnsi="Calibri" w:cs="Calibri"/>
          <w:sz w:val="24"/>
          <w:szCs w:val="24"/>
        </w:rPr>
        <w:t>. A</w:t>
      </w:r>
      <w:r w:rsidR="00441F2B" w:rsidRPr="008B1791">
        <w:rPr>
          <w:rFonts w:ascii="Calibri" w:hAnsi="Calibri" w:cs="Calibri"/>
          <w:sz w:val="24"/>
          <w:szCs w:val="24"/>
        </w:rPr>
        <w:t xml:space="preserve"> </w:t>
      </w:r>
      <w:bookmarkEnd w:id="11"/>
      <w:r w:rsidR="00441F2B" w:rsidRPr="008B1791">
        <w:rPr>
          <w:rFonts w:ascii="Calibri" w:hAnsi="Calibri" w:cs="Calibri"/>
          <w:sz w:val="24"/>
          <w:szCs w:val="24"/>
        </w:rPr>
        <w:t>busca por novos paradigmas para a oferta de serviços sociais</w:t>
      </w:r>
      <w:r w:rsidR="00BB44F9" w:rsidRPr="008B1791">
        <w:rPr>
          <w:rFonts w:ascii="Calibri" w:hAnsi="Calibri" w:cs="Calibri"/>
          <w:sz w:val="24"/>
          <w:szCs w:val="24"/>
        </w:rPr>
        <w:t xml:space="preserve"> </w:t>
      </w:r>
      <w:r w:rsidR="00A945F8" w:rsidRPr="008B1791">
        <w:rPr>
          <w:rFonts w:ascii="Calibri" w:hAnsi="Calibri" w:cs="Calibri"/>
          <w:sz w:val="24"/>
          <w:szCs w:val="24"/>
        </w:rPr>
        <w:t>vis</w:t>
      </w:r>
      <w:r w:rsidR="00420900" w:rsidRPr="008B1791">
        <w:rPr>
          <w:rFonts w:ascii="Calibri" w:hAnsi="Calibri" w:cs="Calibri"/>
          <w:sz w:val="24"/>
          <w:szCs w:val="24"/>
        </w:rPr>
        <w:t>ou, entre outros objetivos,</w:t>
      </w:r>
      <w:r w:rsidR="00A945F8" w:rsidRPr="008B1791">
        <w:rPr>
          <w:rFonts w:ascii="Calibri" w:hAnsi="Calibri" w:cs="Calibri"/>
          <w:sz w:val="24"/>
          <w:szCs w:val="24"/>
        </w:rPr>
        <w:t xml:space="preserve"> </w:t>
      </w:r>
      <w:r w:rsidR="00BB44F9" w:rsidRPr="008B1791">
        <w:rPr>
          <w:rFonts w:ascii="Calibri" w:hAnsi="Calibri" w:cs="Calibri"/>
          <w:sz w:val="24"/>
          <w:szCs w:val="24"/>
        </w:rPr>
        <w:t>rompe</w:t>
      </w:r>
      <w:r w:rsidR="00A945F8" w:rsidRPr="008B1791">
        <w:rPr>
          <w:rFonts w:ascii="Calibri" w:hAnsi="Calibri" w:cs="Calibri"/>
          <w:sz w:val="24"/>
          <w:szCs w:val="24"/>
        </w:rPr>
        <w:t>r</w:t>
      </w:r>
      <w:r w:rsidR="00BB44F9" w:rsidRPr="008B1791">
        <w:rPr>
          <w:rFonts w:ascii="Calibri" w:hAnsi="Calibri" w:cs="Calibri"/>
          <w:sz w:val="24"/>
          <w:szCs w:val="24"/>
        </w:rPr>
        <w:t xml:space="preserve"> com perspectivas clássicas </w:t>
      </w:r>
      <w:r w:rsidR="003165AE" w:rsidRPr="008B1791">
        <w:rPr>
          <w:rFonts w:ascii="Calibri" w:hAnsi="Calibri" w:cs="Calibri"/>
          <w:sz w:val="24"/>
          <w:szCs w:val="24"/>
        </w:rPr>
        <w:t xml:space="preserve">que </w:t>
      </w:r>
      <w:r w:rsidR="00E2678C" w:rsidRPr="008B1791">
        <w:rPr>
          <w:rFonts w:ascii="Calibri" w:hAnsi="Calibri" w:cs="Calibri"/>
          <w:sz w:val="24"/>
          <w:szCs w:val="24"/>
        </w:rPr>
        <w:t xml:space="preserve">individualizam </w:t>
      </w:r>
      <w:r w:rsidR="00E74094" w:rsidRPr="008B1791">
        <w:rPr>
          <w:rFonts w:ascii="Calibri" w:hAnsi="Calibri" w:cs="Calibri"/>
          <w:sz w:val="24"/>
          <w:szCs w:val="24"/>
        </w:rPr>
        <w:t>situações de agravo e vulnerabilidade</w:t>
      </w:r>
      <w:r w:rsidR="00932F1D" w:rsidRPr="008B1791">
        <w:rPr>
          <w:rFonts w:ascii="Calibri" w:hAnsi="Calibri" w:cs="Calibri"/>
          <w:sz w:val="24"/>
          <w:szCs w:val="24"/>
        </w:rPr>
        <w:t xml:space="preserve">, em direção a olhares </w:t>
      </w:r>
      <w:r w:rsidR="00682D65" w:rsidRPr="008B1791">
        <w:rPr>
          <w:rFonts w:ascii="Calibri" w:hAnsi="Calibri" w:cs="Calibri"/>
          <w:sz w:val="24"/>
          <w:szCs w:val="24"/>
        </w:rPr>
        <w:t>que valorizam a dimensão coletiva da vivência dessas situações</w:t>
      </w:r>
      <w:r w:rsidR="00A26924" w:rsidRPr="008B1791">
        <w:rPr>
          <w:rFonts w:ascii="Calibri" w:hAnsi="Calibri" w:cs="Calibri"/>
          <w:sz w:val="24"/>
          <w:szCs w:val="24"/>
        </w:rPr>
        <w:t>.</w:t>
      </w:r>
      <w:r w:rsidR="00FC748E" w:rsidRPr="008B1791">
        <w:rPr>
          <w:rFonts w:ascii="Calibri" w:hAnsi="Calibri" w:cs="Calibri"/>
          <w:sz w:val="24"/>
          <w:szCs w:val="24"/>
        </w:rPr>
        <w:t xml:space="preserve"> </w:t>
      </w:r>
      <w:r w:rsidR="0058784C" w:rsidRPr="008B1791">
        <w:rPr>
          <w:rFonts w:ascii="Calibri" w:hAnsi="Calibri" w:cs="Calibri"/>
          <w:sz w:val="24"/>
          <w:szCs w:val="24"/>
        </w:rPr>
        <w:t xml:space="preserve">Neste processo, </w:t>
      </w:r>
      <w:r w:rsidR="00420900" w:rsidRPr="008B1791">
        <w:rPr>
          <w:rFonts w:ascii="Calibri" w:hAnsi="Calibri" w:cs="Calibri"/>
          <w:sz w:val="24"/>
          <w:szCs w:val="24"/>
        </w:rPr>
        <w:t>assistiu</w:t>
      </w:r>
      <w:r w:rsidR="0058784C" w:rsidRPr="008B1791">
        <w:rPr>
          <w:rFonts w:ascii="Calibri" w:hAnsi="Calibri" w:cs="Calibri"/>
          <w:sz w:val="24"/>
          <w:szCs w:val="24"/>
        </w:rPr>
        <w:t>-se</w:t>
      </w:r>
      <w:r w:rsidR="00FC748E" w:rsidRPr="008B1791">
        <w:rPr>
          <w:rFonts w:ascii="Calibri" w:hAnsi="Calibri" w:cs="Calibri"/>
          <w:sz w:val="24"/>
          <w:szCs w:val="24"/>
        </w:rPr>
        <w:t xml:space="preserve"> </w:t>
      </w:r>
      <w:proofErr w:type="gramStart"/>
      <w:r w:rsidR="00FC748E" w:rsidRPr="008B1791">
        <w:rPr>
          <w:rFonts w:ascii="Calibri" w:hAnsi="Calibri" w:cs="Calibri"/>
          <w:sz w:val="24"/>
          <w:szCs w:val="24"/>
        </w:rPr>
        <w:t>a</w:t>
      </w:r>
      <w:proofErr w:type="gramEnd"/>
      <w:r w:rsidR="00FC748E" w:rsidRPr="008B1791">
        <w:rPr>
          <w:rFonts w:ascii="Calibri" w:hAnsi="Calibri" w:cs="Calibri"/>
          <w:sz w:val="24"/>
          <w:szCs w:val="24"/>
        </w:rPr>
        <w:t xml:space="preserve"> </w:t>
      </w:r>
      <w:r w:rsidR="000F1A7C" w:rsidRPr="008B1791">
        <w:rPr>
          <w:rFonts w:ascii="Calibri" w:hAnsi="Calibri" w:cs="Calibri"/>
          <w:sz w:val="24"/>
          <w:szCs w:val="24"/>
        </w:rPr>
        <w:t>formulação</w:t>
      </w:r>
      <w:r w:rsidR="00FC748E" w:rsidRPr="008B1791">
        <w:rPr>
          <w:rFonts w:ascii="Calibri" w:hAnsi="Calibri" w:cs="Calibri"/>
          <w:sz w:val="24"/>
          <w:szCs w:val="24"/>
        </w:rPr>
        <w:t xml:space="preserve"> </w:t>
      </w:r>
      <w:r w:rsidR="000A1C81" w:rsidRPr="008B1791">
        <w:rPr>
          <w:rFonts w:ascii="Calibri" w:hAnsi="Calibri" w:cs="Calibri"/>
          <w:sz w:val="24"/>
          <w:szCs w:val="24"/>
        </w:rPr>
        <w:t xml:space="preserve">e </w:t>
      </w:r>
      <w:r w:rsidR="00420900" w:rsidRPr="008B1791">
        <w:rPr>
          <w:rFonts w:ascii="Calibri" w:hAnsi="Calibri" w:cs="Calibri"/>
          <w:sz w:val="24"/>
          <w:szCs w:val="24"/>
        </w:rPr>
        <w:t>implementa</w:t>
      </w:r>
      <w:r w:rsidR="000A1C81" w:rsidRPr="008B1791">
        <w:rPr>
          <w:rFonts w:ascii="Calibri" w:hAnsi="Calibri" w:cs="Calibri"/>
          <w:sz w:val="24"/>
          <w:szCs w:val="24"/>
        </w:rPr>
        <w:t xml:space="preserve">ção </w:t>
      </w:r>
      <w:r w:rsidR="00FC748E" w:rsidRPr="008B1791">
        <w:rPr>
          <w:rFonts w:ascii="Calibri" w:hAnsi="Calibri" w:cs="Calibri"/>
          <w:sz w:val="24"/>
          <w:szCs w:val="24"/>
        </w:rPr>
        <w:t>de nov</w:t>
      </w:r>
      <w:r w:rsidR="002D5A8E" w:rsidRPr="008B1791">
        <w:rPr>
          <w:rFonts w:ascii="Calibri" w:hAnsi="Calibri" w:cs="Calibri"/>
          <w:sz w:val="24"/>
          <w:szCs w:val="24"/>
        </w:rPr>
        <w:t>a</w:t>
      </w:r>
      <w:r w:rsidR="00FC748E" w:rsidRPr="008B1791">
        <w:rPr>
          <w:rFonts w:ascii="Calibri" w:hAnsi="Calibri" w:cs="Calibri"/>
          <w:sz w:val="24"/>
          <w:szCs w:val="24"/>
        </w:rPr>
        <w:t>s</w:t>
      </w:r>
      <w:r w:rsidR="002D5A8E" w:rsidRPr="008B1791">
        <w:rPr>
          <w:rFonts w:ascii="Calibri" w:hAnsi="Calibri" w:cs="Calibri"/>
          <w:sz w:val="24"/>
          <w:szCs w:val="24"/>
        </w:rPr>
        <w:t xml:space="preserve"> ações</w:t>
      </w:r>
      <w:r w:rsidR="0058784C" w:rsidRPr="008B1791">
        <w:rPr>
          <w:rFonts w:ascii="Calibri" w:hAnsi="Calibri" w:cs="Calibri"/>
          <w:sz w:val="24"/>
          <w:szCs w:val="24"/>
        </w:rPr>
        <w:t xml:space="preserve"> e a introdução de novos instrumentos</w:t>
      </w:r>
      <w:r w:rsidR="001A3602" w:rsidRPr="008B1791">
        <w:rPr>
          <w:rFonts w:ascii="Calibri" w:hAnsi="Calibri" w:cs="Calibri"/>
          <w:sz w:val="24"/>
          <w:szCs w:val="24"/>
        </w:rPr>
        <w:t xml:space="preserve"> visando efetivar </w:t>
      </w:r>
      <w:r w:rsidR="00CC6F6E" w:rsidRPr="008B1791">
        <w:rPr>
          <w:rFonts w:ascii="Calibri" w:hAnsi="Calibri" w:cs="Calibri"/>
          <w:sz w:val="24"/>
          <w:szCs w:val="24"/>
        </w:rPr>
        <w:t xml:space="preserve">as capacidades protetivas </w:t>
      </w:r>
      <w:r w:rsidR="00AD6B96" w:rsidRPr="008B1791">
        <w:rPr>
          <w:rFonts w:ascii="Calibri" w:hAnsi="Calibri" w:cs="Calibri"/>
          <w:sz w:val="24"/>
          <w:szCs w:val="24"/>
        </w:rPr>
        <w:t>estatais e comunitárias</w:t>
      </w:r>
      <w:r w:rsidR="00F50988" w:rsidRPr="008B1791">
        <w:rPr>
          <w:rFonts w:ascii="Calibri" w:hAnsi="Calibri" w:cs="Calibri"/>
          <w:sz w:val="24"/>
          <w:szCs w:val="24"/>
        </w:rPr>
        <w:t xml:space="preserve">, </w:t>
      </w:r>
      <w:r w:rsidR="0058784C" w:rsidRPr="008B1791">
        <w:rPr>
          <w:rFonts w:ascii="Calibri" w:hAnsi="Calibri" w:cs="Calibri"/>
          <w:sz w:val="24"/>
          <w:szCs w:val="24"/>
        </w:rPr>
        <w:t xml:space="preserve">tanto </w:t>
      </w:r>
      <w:r w:rsidR="00F50988" w:rsidRPr="008B1791">
        <w:rPr>
          <w:rFonts w:ascii="Calibri" w:hAnsi="Calibri" w:cs="Calibri"/>
          <w:sz w:val="24"/>
          <w:szCs w:val="24"/>
        </w:rPr>
        <w:t>através de intervenções coletivas</w:t>
      </w:r>
      <w:r w:rsidR="0058784C" w:rsidRPr="008B1791">
        <w:rPr>
          <w:rFonts w:ascii="Calibri" w:hAnsi="Calibri" w:cs="Calibri"/>
          <w:sz w:val="24"/>
          <w:szCs w:val="24"/>
        </w:rPr>
        <w:t xml:space="preserve"> como</w:t>
      </w:r>
      <w:r w:rsidR="001D290A" w:rsidRPr="008B1791">
        <w:rPr>
          <w:rFonts w:ascii="Calibri" w:hAnsi="Calibri" w:cs="Calibri"/>
          <w:sz w:val="24"/>
          <w:szCs w:val="24"/>
        </w:rPr>
        <w:t xml:space="preserve"> através da territorialização das ofertas</w:t>
      </w:r>
      <w:r w:rsidR="00AD6B96" w:rsidRPr="008B1791">
        <w:rPr>
          <w:rFonts w:ascii="Calibri" w:hAnsi="Calibri" w:cs="Calibri"/>
          <w:sz w:val="24"/>
          <w:szCs w:val="24"/>
        </w:rPr>
        <w:t>.</w:t>
      </w:r>
    </w:p>
    <w:p w14:paraId="3CCB163F" w14:textId="105CA520" w:rsidR="0044226A" w:rsidRPr="008B1791" w:rsidRDefault="00A945F8"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Ainda assim, </w:t>
      </w:r>
      <w:r w:rsidR="0044226A" w:rsidRPr="008B1791">
        <w:rPr>
          <w:rFonts w:ascii="Calibri" w:hAnsi="Calibri" w:cs="Calibri"/>
          <w:sz w:val="24"/>
          <w:szCs w:val="24"/>
        </w:rPr>
        <w:t>as ofertas das políticas de saúde, assistência social e previdência social são moldadas para entreg</w:t>
      </w:r>
      <w:r w:rsidR="000F1A7C" w:rsidRPr="008B1791">
        <w:rPr>
          <w:rFonts w:ascii="Calibri" w:hAnsi="Calibri" w:cs="Calibri"/>
          <w:sz w:val="24"/>
          <w:szCs w:val="24"/>
        </w:rPr>
        <w:t>as predominantemente</w:t>
      </w:r>
      <w:r w:rsidR="0044226A" w:rsidRPr="008B1791">
        <w:rPr>
          <w:rFonts w:ascii="Calibri" w:hAnsi="Calibri" w:cs="Calibri"/>
          <w:sz w:val="24"/>
          <w:szCs w:val="24"/>
        </w:rPr>
        <w:t xml:space="preserve"> individualmente. Sejam consultas médicas, </w:t>
      </w:r>
      <w:r w:rsidR="0044226A" w:rsidRPr="008B1791">
        <w:rPr>
          <w:rFonts w:ascii="Calibri" w:hAnsi="Calibri" w:cs="Calibri"/>
          <w:sz w:val="24"/>
          <w:szCs w:val="24"/>
        </w:rPr>
        <w:lastRenderedPageBreak/>
        <w:t xml:space="preserve">internações, abrigamento de pessoas em serviços de acolhimento, aposentadorias ou auxílios-doença, em geral os serviços socioassistenciais ou de saúde, ou os benefícios monetários se caracterizam por serem ofertas que têm um usuário elegível como recebedor. No entanto, com a criação de novos serviços sociais a partir da década de 90, determinadas situações que demandavam a intervenção das políticas de seguridade social passaram a ser atendidas de maneira coletiva, consignando um bem ou serviço a um conjunto de pessoas. A opção por esse tipo de metodologia em geral responde ao reconhecimento de que a </w:t>
      </w:r>
      <w:r w:rsidR="0044226A" w:rsidRPr="008B1791">
        <w:rPr>
          <w:rFonts w:ascii="Calibri" w:hAnsi="Calibri" w:cs="Calibri"/>
          <w:i/>
          <w:iCs/>
          <w:sz w:val="24"/>
          <w:szCs w:val="24"/>
        </w:rPr>
        <w:t>oferta coletiva</w:t>
      </w:r>
      <w:r w:rsidR="0044226A" w:rsidRPr="008B1791">
        <w:rPr>
          <w:rFonts w:ascii="Calibri" w:hAnsi="Calibri" w:cs="Calibri"/>
          <w:sz w:val="24"/>
          <w:szCs w:val="24"/>
        </w:rPr>
        <w:t xml:space="preserve"> pode ser mais efetiva aos objetivos a serem alcançados pela ação pública do que a </w:t>
      </w:r>
      <w:r w:rsidR="0044226A" w:rsidRPr="008B1791">
        <w:rPr>
          <w:rFonts w:ascii="Calibri" w:hAnsi="Calibri" w:cs="Calibri"/>
          <w:i/>
          <w:iCs/>
          <w:sz w:val="24"/>
          <w:szCs w:val="24"/>
        </w:rPr>
        <w:t>oferta individual</w:t>
      </w:r>
      <w:r w:rsidR="0044226A" w:rsidRPr="008B1791">
        <w:rPr>
          <w:rFonts w:ascii="Calibri" w:hAnsi="Calibri" w:cs="Calibri"/>
          <w:sz w:val="24"/>
          <w:szCs w:val="24"/>
        </w:rPr>
        <w:t>.</w:t>
      </w:r>
    </w:p>
    <w:p w14:paraId="31681E4D" w14:textId="77777777" w:rsidR="00885121" w:rsidRPr="008B1791" w:rsidRDefault="00885121" w:rsidP="00F150C0">
      <w:pPr>
        <w:spacing w:after="120" w:line="290" w:lineRule="exact"/>
        <w:ind w:firstLine="709"/>
        <w:jc w:val="both"/>
        <w:rPr>
          <w:rFonts w:ascii="Calibri" w:hAnsi="Calibri" w:cs="Calibri"/>
          <w:sz w:val="24"/>
          <w:szCs w:val="24"/>
        </w:rPr>
      </w:pPr>
    </w:p>
    <w:p w14:paraId="203A0999" w14:textId="107F7556" w:rsidR="00885121" w:rsidRPr="008B1791" w:rsidRDefault="006364B2" w:rsidP="00A310D3">
      <w:pPr>
        <w:pStyle w:val="Ttulo2"/>
        <w:rPr>
          <w:rFonts w:ascii="Calibri" w:hAnsi="Calibri" w:cs="Calibri"/>
        </w:rPr>
      </w:pPr>
      <w:r w:rsidRPr="008B1791">
        <w:rPr>
          <w:rFonts w:ascii="Calibri" w:hAnsi="Calibri" w:cs="Calibri"/>
        </w:rPr>
        <w:t>Ofertas coletivas realizadas através de intervenções coletivas</w:t>
      </w:r>
    </w:p>
    <w:p w14:paraId="68D34614" w14:textId="7BA49A09" w:rsidR="00A11859" w:rsidRPr="008B1791" w:rsidRDefault="0044226A"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8B5C32" w:rsidRPr="008B1791">
        <w:rPr>
          <w:rFonts w:ascii="Calibri" w:hAnsi="Calibri" w:cs="Calibri"/>
          <w:sz w:val="24"/>
          <w:szCs w:val="24"/>
        </w:rPr>
        <w:t xml:space="preserve">fertas coletivas por meio da mobilização de grupos de usuários </w:t>
      </w:r>
      <w:r w:rsidRPr="008B1791">
        <w:rPr>
          <w:rFonts w:ascii="Calibri" w:hAnsi="Calibri" w:cs="Calibri"/>
          <w:sz w:val="24"/>
          <w:szCs w:val="24"/>
        </w:rPr>
        <w:t>t</w:t>
      </w:r>
      <w:r w:rsidR="006D4F08" w:rsidRPr="008B1791">
        <w:rPr>
          <w:rFonts w:ascii="Calibri" w:hAnsi="Calibri" w:cs="Calibri"/>
          <w:sz w:val="24"/>
          <w:szCs w:val="24"/>
        </w:rPr>
        <w:t>ê</w:t>
      </w:r>
      <w:r w:rsidRPr="008B1791">
        <w:rPr>
          <w:rFonts w:ascii="Calibri" w:hAnsi="Calibri" w:cs="Calibri"/>
          <w:sz w:val="24"/>
          <w:szCs w:val="24"/>
        </w:rPr>
        <w:t xml:space="preserve">m sido implementadas em diversos contextos na experiencia internacional de serviços sociais. </w:t>
      </w:r>
      <w:r w:rsidR="023CEE82" w:rsidRPr="008B1791">
        <w:rPr>
          <w:rFonts w:ascii="Calibri" w:hAnsi="Calibri" w:cs="Calibri"/>
          <w:sz w:val="24"/>
          <w:szCs w:val="24"/>
        </w:rPr>
        <w:t xml:space="preserve">Ao abordar o atendimento a pessoas idosas em situação de isolamento social pelas políticas públicas, Jaccoud (2024) destaca que um variado conjunto de intervenções pode ser mobilizado </w:t>
      </w:r>
      <w:r w:rsidR="0017385B" w:rsidRPr="008B1791">
        <w:rPr>
          <w:rFonts w:ascii="Calibri" w:hAnsi="Calibri" w:cs="Calibri"/>
          <w:sz w:val="24"/>
          <w:szCs w:val="24"/>
        </w:rPr>
        <w:t>em favor</w:t>
      </w:r>
      <w:r w:rsidR="023CEE82" w:rsidRPr="008B1791">
        <w:rPr>
          <w:rFonts w:ascii="Calibri" w:hAnsi="Calibri" w:cs="Calibri"/>
          <w:sz w:val="24"/>
          <w:szCs w:val="24"/>
        </w:rPr>
        <w:t xml:space="preserve"> desse público, seja </w:t>
      </w:r>
      <w:r w:rsidR="0017385B" w:rsidRPr="008B1791">
        <w:rPr>
          <w:rFonts w:ascii="Calibri" w:hAnsi="Calibri" w:cs="Calibri"/>
          <w:sz w:val="24"/>
          <w:szCs w:val="24"/>
        </w:rPr>
        <w:t xml:space="preserve">com o intuito de </w:t>
      </w:r>
      <w:r w:rsidR="023CEE82" w:rsidRPr="008B1791">
        <w:rPr>
          <w:rFonts w:ascii="Calibri" w:hAnsi="Calibri" w:cs="Calibri"/>
          <w:sz w:val="24"/>
          <w:szCs w:val="24"/>
        </w:rPr>
        <w:t>expandi</w:t>
      </w:r>
      <w:r w:rsidR="0017385B" w:rsidRPr="008B1791">
        <w:rPr>
          <w:rFonts w:ascii="Calibri" w:hAnsi="Calibri" w:cs="Calibri"/>
          <w:sz w:val="24"/>
          <w:szCs w:val="24"/>
        </w:rPr>
        <w:t>r</w:t>
      </w:r>
      <w:r w:rsidR="023CEE82" w:rsidRPr="008B1791">
        <w:rPr>
          <w:rFonts w:ascii="Calibri" w:hAnsi="Calibri" w:cs="Calibri"/>
          <w:sz w:val="24"/>
          <w:szCs w:val="24"/>
        </w:rPr>
        <w:t xml:space="preserve"> a rede de relacionamento, </w:t>
      </w:r>
      <w:r w:rsidR="0017385B" w:rsidRPr="008B1791">
        <w:rPr>
          <w:rFonts w:ascii="Calibri" w:hAnsi="Calibri" w:cs="Calibri"/>
          <w:sz w:val="24"/>
          <w:szCs w:val="24"/>
        </w:rPr>
        <w:t>ou</w:t>
      </w:r>
      <w:r w:rsidR="023CEE82" w:rsidRPr="008B1791">
        <w:rPr>
          <w:rFonts w:ascii="Calibri" w:hAnsi="Calibri" w:cs="Calibri"/>
          <w:sz w:val="24"/>
          <w:szCs w:val="24"/>
        </w:rPr>
        <w:t xml:space="preserve"> </w:t>
      </w:r>
      <w:r w:rsidR="0017385B" w:rsidRPr="008B1791">
        <w:rPr>
          <w:rFonts w:ascii="Calibri" w:hAnsi="Calibri" w:cs="Calibri"/>
          <w:sz w:val="24"/>
          <w:szCs w:val="24"/>
        </w:rPr>
        <w:t xml:space="preserve">aumentar </w:t>
      </w:r>
      <w:r w:rsidR="023CEE82" w:rsidRPr="008B1791">
        <w:rPr>
          <w:rFonts w:ascii="Calibri" w:hAnsi="Calibri" w:cs="Calibri"/>
          <w:sz w:val="24"/>
          <w:szCs w:val="24"/>
        </w:rPr>
        <w:t xml:space="preserve">a qualidade daquela </w:t>
      </w:r>
      <w:r w:rsidR="0017385B" w:rsidRPr="008B1791">
        <w:rPr>
          <w:rFonts w:ascii="Calibri" w:hAnsi="Calibri" w:cs="Calibri"/>
          <w:sz w:val="24"/>
          <w:szCs w:val="24"/>
        </w:rPr>
        <w:t xml:space="preserve">rede </w:t>
      </w:r>
      <w:r w:rsidR="023CEE82" w:rsidRPr="008B1791">
        <w:rPr>
          <w:rFonts w:ascii="Calibri" w:hAnsi="Calibri" w:cs="Calibri"/>
          <w:sz w:val="24"/>
          <w:szCs w:val="24"/>
        </w:rPr>
        <w:t xml:space="preserve">já existente. Além de promover a interação social, tais abordagens também têm como objetivo oferecer apoio instrumental e melhorar o bem-estar físico e mental. </w:t>
      </w:r>
      <w:r w:rsidR="0017385B" w:rsidRPr="008B1791">
        <w:rPr>
          <w:rFonts w:ascii="Calibri" w:hAnsi="Calibri" w:cs="Calibri"/>
          <w:sz w:val="24"/>
          <w:szCs w:val="24"/>
        </w:rPr>
        <w:t xml:space="preserve">Intervenções </w:t>
      </w:r>
      <w:r w:rsidR="00BA1D0F" w:rsidRPr="008B1791">
        <w:rPr>
          <w:rFonts w:ascii="Calibri" w:hAnsi="Calibri" w:cs="Calibri"/>
          <w:sz w:val="24"/>
          <w:szCs w:val="24"/>
        </w:rPr>
        <w:t xml:space="preserve">individuais tendem a se articular a intervenções </w:t>
      </w:r>
      <w:r w:rsidR="0017385B" w:rsidRPr="008B1791">
        <w:rPr>
          <w:rFonts w:ascii="Calibri" w:hAnsi="Calibri" w:cs="Calibri"/>
          <w:sz w:val="24"/>
          <w:szCs w:val="24"/>
        </w:rPr>
        <w:t>coletivas</w:t>
      </w:r>
      <w:r w:rsidR="00BA1D0F" w:rsidRPr="008B1791">
        <w:rPr>
          <w:rFonts w:ascii="Calibri" w:hAnsi="Calibri" w:cs="Calibri"/>
          <w:sz w:val="24"/>
          <w:szCs w:val="24"/>
        </w:rPr>
        <w:t xml:space="preserve">, </w:t>
      </w:r>
      <w:r w:rsidR="000F1A7C" w:rsidRPr="008B1791">
        <w:rPr>
          <w:rFonts w:ascii="Calibri" w:hAnsi="Calibri" w:cs="Calibri"/>
          <w:sz w:val="24"/>
          <w:szCs w:val="24"/>
        </w:rPr>
        <w:t xml:space="preserve">organizadas em iniciativas </w:t>
      </w:r>
      <w:r w:rsidR="00BA1D0F" w:rsidRPr="008B1791">
        <w:rPr>
          <w:rFonts w:ascii="Calibri" w:hAnsi="Calibri" w:cs="Calibri"/>
          <w:sz w:val="24"/>
          <w:szCs w:val="24"/>
        </w:rPr>
        <w:t xml:space="preserve">tais como </w:t>
      </w:r>
      <w:r w:rsidR="023CEE82" w:rsidRPr="008B1791">
        <w:rPr>
          <w:rFonts w:ascii="Calibri" w:hAnsi="Calibri" w:cs="Calibri"/>
          <w:sz w:val="24"/>
          <w:szCs w:val="24"/>
        </w:rPr>
        <w:t>comunidades de apoio e grupos de pares (voltados a discussões estruturadas sobre tópicos comuns), atividades de grupos de idade</w:t>
      </w:r>
      <w:r w:rsidR="0017385B" w:rsidRPr="008B1791">
        <w:rPr>
          <w:rFonts w:ascii="Calibri" w:hAnsi="Calibri" w:cs="Calibri"/>
          <w:sz w:val="24"/>
          <w:szCs w:val="24"/>
        </w:rPr>
        <w:t xml:space="preserve"> e de</w:t>
      </w:r>
      <w:r w:rsidR="023CEE82" w:rsidRPr="008B1791">
        <w:rPr>
          <w:rFonts w:ascii="Calibri" w:hAnsi="Calibri" w:cs="Calibri"/>
          <w:sz w:val="24"/>
          <w:szCs w:val="24"/>
        </w:rPr>
        <w:t xml:space="preserve"> grupos intergeracionais (promovendo o encontro de pessoas idosas e aquelas de outras faixas etárias), coletivos para atividades físicas e recreativas</w:t>
      </w:r>
      <w:r w:rsidR="00BA1D0F" w:rsidRPr="008B1791">
        <w:rPr>
          <w:rFonts w:ascii="Calibri" w:hAnsi="Calibri" w:cs="Calibri"/>
          <w:sz w:val="24"/>
          <w:szCs w:val="24"/>
        </w:rPr>
        <w:t xml:space="preserve"> ou</w:t>
      </w:r>
      <w:r w:rsidR="023CEE82" w:rsidRPr="008B1791">
        <w:rPr>
          <w:rFonts w:ascii="Calibri" w:hAnsi="Calibri" w:cs="Calibri"/>
          <w:sz w:val="24"/>
          <w:szCs w:val="24"/>
        </w:rPr>
        <w:t xml:space="preserve"> terapias em grupo. </w:t>
      </w:r>
    </w:p>
    <w:p w14:paraId="0E32C882" w14:textId="10852718" w:rsidR="00B2069B"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referência aos efeitos positivos de processos interativos que ocorrem em formatos de atenção coletiva permeia diversos debates em torno da humanização dos cuidados em saúde. </w:t>
      </w:r>
      <w:proofErr w:type="spellStart"/>
      <w:r w:rsidRPr="008B1791">
        <w:rPr>
          <w:rFonts w:ascii="Calibri" w:hAnsi="Calibri" w:cs="Calibri"/>
          <w:sz w:val="24"/>
          <w:szCs w:val="24"/>
        </w:rPr>
        <w:t>Deslandes</w:t>
      </w:r>
      <w:proofErr w:type="spellEnd"/>
      <w:r w:rsidRPr="008B1791">
        <w:rPr>
          <w:rFonts w:ascii="Calibri" w:hAnsi="Calibri" w:cs="Calibri"/>
          <w:sz w:val="24"/>
          <w:szCs w:val="24"/>
        </w:rPr>
        <w:t xml:space="preserve"> (2006), ao percorrer as correntes de pensamento sobre o tema, aponta que parte da literatura considera a tendência ao tratamento dos indivíduos como “pessoas isoladas” como prática desumanizadora nos cuidados em saúde:  </w:t>
      </w:r>
    </w:p>
    <w:p w14:paraId="09F4119D" w14:textId="77777777" w:rsidR="00A84AD2" w:rsidRPr="008B1791" w:rsidRDefault="00A84AD2" w:rsidP="00B2069B">
      <w:pPr>
        <w:spacing w:after="120" w:line="290" w:lineRule="exact"/>
        <w:ind w:firstLine="709"/>
        <w:jc w:val="both"/>
        <w:rPr>
          <w:rFonts w:ascii="Calibri" w:hAnsi="Calibri" w:cs="Calibri"/>
          <w:sz w:val="24"/>
          <w:szCs w:val="24"/>
        </w:rPr>
      </w:pPr>
    </w:p>
    <w:p w14:paraId="58999879" w14:textId="66C59E7A" w:rsidR="00B2069B" w:rsidRPr="008B1791" w:rsidRDefault="007B2894" w:rsidP="005439A1">
      <w:pPr>
        <w:spacing w:after="120" w:line="290" w:lineRule="exact"/>
        <w:ind w:left="2268"/>
        <w:jc w:val="both"/>
        <w:rPr>
          <w:rFonts w:ascii="Calibri" w:hAnsi="Calibri" w:cs="Calibri"/>
          <w:sz w:val="24"/>
          <w:szCs w:val="24"/>
        </w:rPr>
      </w:pPr>
      <w:r w:rsidRPr="008B1791">
        <w:rPr>
          <w:rFonts w:ascii="Calibri" w:hAnsi="Calibri" w:cs="Calibri"/>
          <w:sz w:val="24"/>
          <w:szCs w:val="24"/>
        </w:rPr>
        <w:t>“</w:t>
      </w:r>
      <w:proofErr w:type="spellStart"/>
      <w:r w:rsidRPr="008B1791">
        <w:rPr>
          <w:rFonts w:ascii="Calibri" w:hAnsi="Calibri" w:cs="Calibri"/>
          <w:sz w:val="24"/>
          <w:szCs w:val="24"/>
        </w:rPr>
        <w:t>a</w:t>
      </w:r>
      <w:proofErr w:type="spellEnd"/>
      <w:r w:rsidR="00B2069B" w:rsidRPr="008B1791">
        <w:rPr>
          <w:rFonts w:ascii="Calibri" w:hAnsi="Calibri" w:cs="Calibri"/>
          <w:sz w:val="24"/>
          <w:szCs w:val="24"/>
        </w:rPr>
        <w:t xml:space="preserve"> despersonalização, reclusão, solidão e não-reciprocidade entre pessoas doentes e seus cuidadores no sistema de saúde, especialmente quando</w:t>
      </w:r>
      <w:r w:rsidRPr="008B1791">
        <w:rPr>
          <w:rFonts w:ascii="Calibri" w:hAnsi="Calibri" w:cs="Calibri"/>
          <w:sz w:val="24"/>
          <w:szCs w:val="24"/>
        </w:rPr>
        <w:t xml:space="preserve"> </w:t>
      </w:r>
      <w:r w:rsidR="00B2069B" w:rsidRPr="008B1791">
        <w:rPr>
          <w:rFonts w:ascii="Calibri" w:hAnsi="Calibri" w:cs="Calibri"/>
          <w:sz w:val="24"/>
          <w:szCs w:val="24"/>
        </w:rPr>
        <w:t>envolve internações hospitalares prolongadas. O sentido que traduziria</w:t>
      </w:r>
      <w:r w:rsidRPr="008B1791">
        <w:rPr>
          <w:rFonts w:ascii="Calibri" w:hAnsi="Calibri" w:cs="Calibri"/>
          <w:sz w:val="24"/>
          <w:szCs w:val="24"/>
        </w:rPr>
        <w:t xml:space="preserve"> </w:t>
      </w:r>
      <w:r w:rsidR="00B2069B" w:rsidRPr="008B1791">
        <w:rPr>
          <w:rFonts w:ascii="Calibri" w:hAnsi="Calibri" w:cs="Calibri"/>
          <w:sz w:val="24"/>
          <w:szCs w:val="24"/>
        </w:rPr>
        <w:t>essa prática seria o de alienação, etimologicamente resgatado como 'tornar</w:t>
      </w:r>
      <w:r w:rsidRPr="008B1791">
        <w:rPr>
          <w:rFonts w:ascii="Calibri" w:hAnsi="Calibri" w:cs="Calibri"/>
          <w:sz w:val="24"/>
          <w:szCs w:val="24"/>
        </w:rPr>
        <w:t xml:space="preserve"> </w:t>
      </w:r>
      <w:proofErr w:type="spellStart"/>
      <w:r w:rsidR="00B2069B" w:rsidRPr="008B1791">
        <w:rPr>
          <w:rFonts w:ascii="Calibri" w:hAnsi="Calibri" w:cs="Calibri"/>
          <w:sz w:val="24"/>
          <w:szCs w:val="24"/>
        </w:rPr>
        <w:t>alien</w:t>
      </w:r>
      <w:proofErr w:type="spellEnd"/>
      <w:r w:rsidR="00B2069B" w:rsidRPr="008B1791">
        <w:rPr>
          <w:rFonts w:ascii="Calibri" w:hAnsi="Calibri" w:cs="Calibri"/>
          <w:sz w:val="24"/>
          <w:szCs w:val="24"/>
        </w:rPr>
        <w:t>', ou seja, o paciente seria tratado como um ser externo, sem vínculos,</w:t>
      </w:r>
      <w:r w:rsidRPr="008B1791">
        <w:rPr>
          <w:rFonts w:ascii="Calibri" w:hAnsi="Calibri" w:cs="Calibri"/>
          <w:sz w:val="24"/>
          <w:szCs w:val="24"/>
        </w:rPr>
        <w:t xml:space="preserve"> </w:t>
      </w:r>
      <w:r w:rsidR="00B2069B" w:rsidRPr="008B1791">
        <w:rPr>
          <w:rFonts w:ascii="Calibri" w:hAnsi="Calibri" w:cs="Calibri"/>
          <w:sz w:val="24"/>
          <w:szCs w:val="24"/>
        </w:rPr>
        <w:t>isolado do sistema de relações cotidianas.</w:t>
      </w:r>
      <w:r w:rsidR="005439A1" w:rsidRPr="008B1791">
        <w:rPr>
          <w:rFonts w:ascii="Calibri" w:hAnsi="Calibri" w:cs="Calibri"/>
          <w:sz w:val="24"/>
          <w:szCs w:val="24"/>
        </w:rPr>
        <w:t xml:space="preserve">” (DESLANDES, </w:t>
      </w:r>
      <w:r w:rsidR="006F32EE" w:rsidRPr="008B1791">
        <w:rPr>
          <w:rFonts w:ascii="Calibri" w:hAnsi="Calibri" w:cs="Calibri"/>
          <w:sz w:val="24"/>
          <w:szCs w:val="24"/>
        </w:rPr>
        <w:t>2006, p. 38)</w:t>
      </w:r>
    </w:p>
    <w:p w14:paraId="5AA18259" w14:textId="77777777" w:rsidR="004E6B02" w:rsidRPr="008B1791" w:rsidRDefault="004E6B02" w:rsidP="005439A1">
      <w:pPr>
        <w:spacing w:after="120" w:line="290" w:lineRule="exact"/>
        <w:ind w:left="2268"/>
        <w:jc w:val="both"/>
        <w:rPr>
          <w:rFonts w:ascii="Calibri" w:hAnsi="Calibri" w:cs="Calibri"/>
          <w:sz w:val="24"/>
          <w:szCs w:val="24"/>
        </w:rPr>
      </w:pPr>
    </w:p>
    <w:p w14:paraId="70B8DE8C" w14:textId="582645F4" w:rsidR="009E2083" w:rsidRPr="008B1791" w:rsidRDefault="002F0FB7" w:rsidP="002F0FB7">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DC12B9" w:rsidRPr="008B1791">
        <w:rPr>
          <w:rFonts w:ascii="Calibri" w:hAnsi="Calibri" w:cs="Calibri"/>
          <w:sz w:val="24"/>
          <w:szCs w:val="24"/>
        </w:rPr>
        <w:t xml:space="preserve"> enfoque da</w:t>
      </w:r>
      <w:r w:rsidR="023CEE82" w:rsidRPr="008B1791">
        <w:rPr>
          <w:rFonts w:ascii="Calibri" w:hAnsi="Calibri" w:cs="Calibri"/>
          <w:sz w:val="24"/>
          <w:szCs w:val="24"/>
        </w:rPr>
        <w:t xml:space="preserve"> humanização dos cuidados em saúde como um passo fundamental para a garantia do bem-estar de quem necessita da atenção médica</w:t>
      </w:r>
      <w:r w:rsidRPr="008B1791">
        <w:rPr>
          <w:rFonts w:ascii="Calibri" w:hAnsi="Calibri" w:cs="Calibri"/>
          <w:sz w:val="24"/>
          <w:szCs w:val="24"/>
        </w:rPr>
        <w:t xml:space="preserve"> vem favorecendo</w:t>
      </w:r>
      <w:r w:rsidR="023CEE82" w:rsidRPr="008B1791">
        <w:rPr>
          <w:rFonts w:ascii="Calibri" w:hAnsi="Calibri" w:cs="Calibri"/>
          <w:sz w:val="24"/>
          <w:szCs w:val="24"/>
        </w:rPr>
        <w:t xml:space="preserve"> a </w:t>
      </w:r>
      <w:r w:rsidRPr="008B1791">
        <w:rPr>
          <w:rFonts w:ascii="Calibri" w:hAnsi="Calibri" w:cs="Calibri"/>
          <w:sz w:val="24"/>
          <w:szCs w:val="24"/>
        </w:rPr>
        <w:t xml:space="preserve">incorporação </w:t>
      </w:r>
      <w:r w:rsidR="023CEE82" w:rsidRPr="008B1791">
        <w:rPr>
          <w:rFonts w:ascii="Calibri" w:hAnsi="Calibri" w:cs="Calibri"/>
          <w:sz w:val="24"/>
          <w:szCs w:val="24"/>
        </w:rPr>
        <w:t xml:space="preserve">de práticas de atendimento que </w:t>
      </w:r>
      <w:r w:rsidRPr="008B1791">
        <w:rPr>
          <w:rFonts w:ascii="Calibri" w:hAnsi="Calibri" w:cs="Calibri"/>
          <w:sz w:val="24"/>
          <w:szCs w:val="24"/>
        </w:rPr>
        <w:t xml:space="preserve">incluem abordagens coletivas com o objetivo de </w:t>
      </w:r>
      <w:r w:rsidR="2E126A9D" w:rsidRPr="008B1791">
        <w:rPr>
          <w:rFonts w:ascii="Calibri" w:hAnsi="Calibri" w:cs="Calibri"/>
          <w:sz w:val="24"/>
          <w:szCs w:val="24"/>
        </w:rPr>
        <w:t>super</w:t>
      </w:r>
      <w:r w:rsidRPr="008B1791">
        <w:rPr>
          <w:rFonts w:ascii="Calibri" w:hAnsi="Calibri" w:cs="Calibri"/>
          <w:sz w:val="24"/>
          <w:szCs w:val="24"/>
        </w:rPr>
        <w:t>ar</w:t>
      </w:r>
      <w:r w:rsidR="2E126A9D" w:rsidRPr="008B1791">
        <w:rPr>
          <w:rFonts w:ascii="Calibri" w:hAnsi="Calibri" w:cs="Calibri"/>
          <w:sz w:val="24"/>
          <w:szCs w:val="24"/>
        </w:rPr>
        <w:t xml:space="preserve"> </w:t>
      </w:r>
      <w:r w:rsidR="023CEE82" w:rsidRPr="008B1791">
        <w:rPr>
          <w:rFonts w:ascii="Calibri" w:hAnsi="Calibri" w:cs="Calibri"/>
          <w:sz w:val="24"/>
          <w:szCs w:val="24"/>
        </w:rPr>
        <w:t xml:space="preserve">o modelo de atenção exclusivamente biomédico. </w:t>
      </w:r>
      <w:r w:rsidR="39DF3AB6" w:rsidRPr="008B1791">
        <w:rPr>
          <w:rFonts w:ascii="Calibri" w:hAnsi="Calibri" w:cs="Calibri"/>
          <w:sz w:val="24"/>
          <w:szCs w:val="24"/>
        </w:rPr>
        <w:t>Essas novas abordagens</w:t>
      </w:r>
      <w:r w:rsidR="023CEE82" w:rsidRPr="008B1791">
        <w:rPr>
          <w:rFonts w:ascii="Calibri" w:hAnsi="Calibri" w:cs="Calibri"/>
          <w:sz w:val="24"/>
          <w:szCs w:val="24"/>
        </w:rPr>
        <w:t xml:space="preserve"> podem tornar as atividades de cuidado mais acolhedoras</w:t>
      </w:r>
      <w:r w:rsidRPr="008B1791">
        <w:rPr>
          <w:rFonts w:ascii="Calibri" w:hAnsi="Calibri" w:cs="Calibri"/>
          <w:sz w:val="24"/>
          <w:szCs w:val="24"/>
        </w:rPr>
        <w:t xml:space="preserve"> e promover </w:t>
      </w:r>
      <w:r w:rsidR="023CEE82" w:rsidRPr="008B1791">
        <w:rPr>
          <w:rFonts w:ascii="Calibri" w:hAnsi="Calibri" w:cs="Calibri"/>
          <w:sz w:val="24"/>
          <w:szCs w:val="24"/>
        </w:rPr>
        <w:t>espaço</w:t>
      </w:r>
      <w:r w:rsidRPr="008B1791">
        <w:rPr>
          <w:rFonts w:ascii="Calibri" w:hAnsi="Calibri" w:cs="Calibri"/>
          <w:sz w:val="24"/>
          <w:szCs w:val="24"/>
        </w:rPr>
        <w:t>s</w:t>
      </w:r>
      <w:r w:rsidR="023CEE82" w:rsidRPr="008B1791">
        <w:rPr>
          <w:rFonts w:ascii="Calibri" w:hAnsi="Calibri" w:cs="Calibri"/>
          <w:sz w:val="24"/>
          <w:szCs w:val="24"/>
        </w:rPr>
        <w:t xml:space="preserve"> de socialização e troca de experiências, não apenas entre as pessoas doentes entre si como entre os cuidadores, e entre elas e os profissionais de saúde.</w:t>
      </w:r>
      <w:r w:rsidR="00FF0D73" w:rsidRPr="008B1791">
        <w:rPr>
          <w:rFonts w:ascii="Calibri" w:hAnsi="Calibri" w:cs="Calibri"/>
          <w:sz w:val="24"/>
          <w:szCs w:val="24"/>
        </w:rPr>
        <w:t xml:space="preserve"> </w:t>
      </w:r>
      <w:r w:rsidR="023CEE82" w:rsidRPr="008B1791">
        <w:rPr>
          <w:rFonts w:ascii="Calibri" w:hAnsi="Calibri" w:cs="Calibri"/>
          <w:sz w:val="24"/>
          <w:szCs w:val="24"/>
        </w:rPr>
        <w:t>Os atendimentos em grupos se justificam</w:t>
      </w:r>
      <w:r w:rsidR="00997457" w:rsidRPr="008B1791">
        <w:rPr>
          <w:rFonts w:ascii="Calibri" w:hAnsi="Calibri" w:cs="Calibri"/>
          <w:sz w:val="24"/>
          <w:szCs w:val="24"/>
        </w:rPr>
        <w:t xml:space="preserve"> </w:t>
      </w:r>
      <w:r w:rsidR="441458B8" w:rsidRPr="008B1791">
        <w:rPr>
          <w:rFonts w:ascii="Calibri" w:hAnsi="Calibri" w:cs="Calibri"/>
          <w:sz w:val="24"/>
          <w:szCs w:val="24"/>
        </w:rPr>
        <w:t>ainda pelas</w:t>
      </w:r>
      <w:r w:rsidR="023CEE82" w:rsidRPr="008B1791">
        <w:rPr>
          <w:rFonts w:ascii="Calibri" w:hAnsi="Calibri" w:cs="Calibri"/>
          <w:sz w:val="24"/>
          <w:szCs w:val="24"/>
        </w:rPr>
        <w:t xml:space="preserve"> evidências de que as relações causais no processo saúde-doença não se resumem aos aspectos </w:t>
      </w:r>
      <w:r w:rsidR="023CEE82" w:rsidRPr="008B1791">
        <w:rPr>
          <w:rFonts w:ascii="Calibri" w:hAnsi="Calibri" w:cs="Calibri"/>
          <w:sz w:val="24"/>
          <w:szCs w:val="24"/>
        </w:rPr>
        <w:lastRenderedPageBreak/>
        <w:t xml:space="preserve">biológicos. Eles permitem uma abordagem integral desses processos, além de proporcionar novos espaços de acolhimento e escuta que podem auxiliar na composição de um quadro </w:t>
      </w:r>
      <w:r w:rsidR="240FF4FA" w:rsidRPr="008B1791">
        <w:rPr>
          <w:rFonts w:ascii="Calibri" w:hAnsi="Calibri" w:cs="Calibri"/>
          <w:sz w:val="24"/>
          <w:szCs w:val="24"/>
        </w:rPr>
        <w:t>diagnó</w:t>
      </w:r>
      <w:r w:rsidR="023CEE82" w:rsidRPr="008B1791">
        <w:rPr>
          <w:rFonts w:ascii="Calibri" w:hAnsi="Calibri" w:cs="Calibri"/>
          <w:sz w:val="24"/>
          <w:szCs w:val="24"/>
        </w:rPr>
        <w:t>stico e</w:t>
      </w:r>
      <w:r w:rsidRPr="008B1791">
        <w:rPr>
          <w:rFonts w:ascii="Calibri" w:hAnsi="Calibri" w:cs="Calibri"/>
          <w:sz w:val="24"/>
          <w:szCs w:val="24"/>
        </w:rPr>
        <w:t xml:space="preserve"> propiciar estratégias</w:t>
      </w:r>
      <w:r w:rsidR="023CEE82" w:rsidRPr="008B1791">
        <w:rPr>
          <w:rFonts w:ascii="Calibri" w:hAnsi="Calibri" w:cs="Calibri"/>
          <w:sz w:val="24"/>
          <w:szCs w:val="24"/>
        </w:rPr>
        <w:t xml:space="preserve"> de atenção e prevenção mais abrangente do que aqueles que são feitos exclusivamente em atendimentos individualizados. </w:t>
      </w:r>
    </w:p>
    <w:p w14:paraId="7360D58F" w14:textId="20B17ECA" w:rsidR="00463AEE" w:rsidRPr="008B1791" w:rsidRDefault="00463AEE" w:rsidP="00463AEE">
      <w:pPr>
        <w:spacing w:after="120" w:line="290" w:lineRule="exact"/>
        <w:ind w:firstLine="709"/>
        <w:jc w:val="both"/>
        <w:rPr>
          <w:rFonts w:ascii="Calibri" w:hAnsi="Calibri" w:cs="Calibri"/>
          <w:sz w:val="24"/>
          <w:szCs w:val="24"/>
          <w:highlight w:val="cyan"/>
        </w:rPr>
      </w:pPr>
      <w:r w:rsidRPr="008B1791">
        <w:rPr>
          <w:rFonts w:ascii="Calibri" w:hAnsi="Calibri" w:cs="Calibri"/>
          <w:sz w:val="24"/>
          <w:szCs w:val="24"/>
        </w:rPr>
        <w:t xml:space="preserve">Na política de saúde, intervenções coletivas fazem parte </w:t>
      </w:r>
      <w:r w:rsidR="00C1798F" w:rsidRPr="008B1791">
        <w:rPr>
          <w:rFonts w:ascii="Calibri" w:hAnsi="Calibri" w:cs="Calibri"/>
          <w:sz w:val="24"/>
          <w:szCs w:val="24"/>
        </w:rPr>
        <w:t>de protocolos de</w:t>
      </w:r>
      <w:r w:rsidRPr="008B1791">
        <w:rPr>
          <w:rFonts w:ascii="Calibri" w:hAnsi="Calibri" w:cs="Calibri"/>
          <w:sz w:val="24"/>
          <w:szCs w:val="24"/>
        </w:rPr>
        <w:t xml:space="preserve"> atendimentos na área da saúde mental, assim como no trabalho das equipes de atenção básica. Em algumas situações, </w:t>
      </w:r>
      <w:r w:rsidR="002F0FB7" w:rsidRPr="008B1791">
        <w:rPr>
          <w:rFonts w:ascii="Calibri" w:hAnsi="Calibri" w:cs="Calibri"/>
          <w:sz w:val="24"/>
          <w:szCs w:val="24"/>
        </w:rPr>
        <w:t xml:space="preserve">os atendimentos em </w:t>
      </w:r>
      <w:r w:rsidRPr="008B1791">
        <w:rPr>
          <w:rFonts w:ascii="Calibri" w:hAnsi="Calibri" w:cs="Calibri"/>
          <w:sz w:val="24"/>
          <w:szCs w:val="24"/>
        </w:rPr>
        <w:t xml:space="preserve">grupos podem fazer parte do protocolo clínico e diretrizes terapêuticas (PCDT) de determinados tipos de agravo em saúde mental, como o transtorno afetivo bipolar ou o tabagismo. Nesse último caso, as atividades em grupo são centrais no tratamento. </w:t>
      </w:r>
      <w:proofErr w:type="spellStart"/>
      <w:r w:rsidRPr="008B1791">
        <w:rPr>
          <w:rFonts w:ascii="Calibri" w:hAnsi="Calibri" w:cs="Calibri"/>
          <w:sz w:val="24"/>
          <w:szCs w:val="24"/>
        </w:rPr>
        <w:t>Balbani</w:t>
      </w:r>
      <w:proofErr w:type="spellEnd"/>
      <w:r w:rsidRPr="008B1791">
        <w:rPr>
          <w:rFonts w:ascii="Calibri" w:hAnsi="Calibri" w:cs="Calibri"/>
          <w:sz w:val="24"/>
          <w:szCs w:val="24"/>
        </w:rPr>
        <w:t xml:space="preserve"> e Mantovani (2005) destacam que sessões terapêuticas em grupos contribuem para que o indivíduo aprenda a lidar com elementos sociais e psicológicos ligados à dependência, podendo resultar na melhora do manejo dos sintomas da abstinência ao promover mudanças comportamentais e emocionais nos pacientes. Na atenção básica, a partir das demandas observadas nos territórios, as equipes da Estratégia Saúde da Família (ESF) podem organizar grupos voltados para prevenção de doenças e promoção de saúde, com o objetivo de aprimorar o diálogo das equipes com a comunidade e da comunidade entre si, evitando práticas prescritivas tais como palestras e incentivando a vocalização dos pontos de vista daqueles que estão recebendo o cuidado</w:t>
      </w:r>
      <w:r w:rsidR="00773F74" w:rsidRPr="008B1791">
        <w:rPr>
          <w:rStyle w:val="Refdenotaderodap"/>
          <w:rFonts w:ascii="Calibri" w:hAnsi="Calibri" w:cs="Calibri"/>
          <w:sz w:val="24"/>
          <w:szCs w:val="24"/>
        </w:rPr>
        <w:footnoteReference w:id="15"/>
      </w:r>
      <w:r w:rsidRPr="008B1791">
        <w:rPr>
          <w:rFonts w:ascii="Calibri" w:hAnsi="Calibri" w:cs="Calibri"/>
          <w:sz w:val="24"/>
          <w:szCs w:val="24"/>
        </w:rPr>
        <w:t xml:space="preserve">. </w:t>
      </w:r>
      <w:r w:rsidR="00326AB8" w:rsidRPr="008B1791">
        <w:rPr>
          <w:rFonts w:ascii="Calibri" w:hAnsi="Calibri" w:cs="Calibri"/>
          <w:sz w:val="24"/>
          <w:szCs w:val="24"/>
        </w:rPr>
        <w:t xml:space="preserve">É, portanto, uma ferramenta para qualificar o cuidado e estabelecer um vínculo com as unidades de saúde, </w:t>
      </w:r>
      <w:r w:rsidR="002F0FB7" w:rsidRPr="008B1791">
        <w:rPr>
          <w:rFonts w:ascii="Calibri" w:hAnsi="Calibri" w:cs="Calibri"/>
          <w:sz w:val="24"/>
          <w:szCs w:val="24"/>
        </w:rPr>
        <w:t>etapa</w:t>
      </w:r>
      <w:r w:rsidR="00326AB8" w:rsidRPr="008B1791">
        <w:rPr>
          <w:rFonts w:ascii="Calibri" w:hAnsi="Calibri" w:cs="Calibri"/>
          <w:sz w:val="24"/>
          <w:szCs w:val="24"/>
        </w:rPr>
        <w:t xml:space="preserve"> fundamental para </w:t>
      </w:r>
      <w:r w:rsidR="004740E9" w:rsidRPr="008B1791">
        <w:rPr>
          <w:rFonts w:ascii="Calibri" w:hAnsi="Calibri" w:cs="Calibri"/>
          <w:sz w:val="24"/>
          <w:szCs w:val="24"/>
        </w:rPr>
        <w:t xml:space="preserve">que </w:t>
      </w:r>
      <w:r w:rsidR="00326AB8" w:rsidRPr="008B1791">
        <w:rPr>
          <w:rFonts w:ascii="Calibri" w:hAnsi="Calibri" w:cs="Calibri"/>
          <w:sz w:val="24"/>
          <w:szCs w:val="24"/>
        </w:rPr>
        <w:t>a proteção oferecida por ess</w:t>
      </w:r>
      <w:r w:rsidR="00EC13B5" w:rsidRPr="008B1791">
        <w:rPr>
          <w:rFonts w:ascii="Calibri" w:hAnsi="Calibri" w:cs="Calibri"/>
          <w:sz w:val="24"/>
          <w:szCs w:val="24"/>
        </w:rPr>
        <w:t>e</w:t>
      </w:r>
      <w:r w:rsidR="00326AB8" w:rsidRPr="008B1791">
        <w:rPr>
          <w:rFonts w:ascii="Calibri" w:hAnsi="Calibri" w:cs="Calibri"/>
          <w:sz w:val="24"/>
          <w:szCs w:val="24"/>
        </w:rPr>
        <w:t xml:space="preserve">s </w:t>
      </w:r>
      <w:r w:rsidR="00EC13B5" w:rsidRPr="008B1791">
        <w:rPr>
          <w:rFonts w:ascii="Calibri" w:hAnsi="Calibri" w:cs="Calibri"/>
          <w:sz w:val="24"/>
          <w:szCs w:val="24"/>
        </w:rPr>
        <w:t>equipamentos</w:t>
      </w:r>
      <w:r w:rsidR="00326AB8" w:rsidRPr="008B1791">
        <w:rPr>
          <w:rFonts w:ascii="Calibri" w:hAnsi="Calibri" w:cs="Calibri"/>
          <w:sz w:val="24"/>
          <w:szCs w:val="24"/>
        </w:rPr>
        <w:t xml:space="preserve"> seja efetiva e </w:t>
      </w:r>
      <w:r w:rsidR="00FE43D9" w:rsidRPr="008B1791">
        <w:rPr>
          <w:rFonts w:ascii="Calibri" w:hAnsi="Calibri" w:cs="Calibri"/>
          <w:sz w:val="24"/>
          <w:szCs w:val="24"/>
        </w:rPr>
        <w:t>abrangente</w:t>
      </w:r>
      <w:r w:rsidR="00326AB8" w:rsidRPr="008B1791">
        <w:rPr>
          <w:rFonts w:ascii="Calibri" w:hAnsi="Calibri" w:cs="Calibri"/>
          <w:sz w:val="24"/>
          <w:szCs w:val="24"/>
        </w:rPr>
        <w:t xml:space="preserve"> (UFSC, 2018).</w:t>
      </w:r>
    </w:p>
    <w:p w14:paraId="64EDBE97" w14:textId="24ABB6B5" w:rsidR="00463AEE" w:rsidRPr="008B1791" w:rsidRDefault="00463AEE" w:rsidP="00463AEE">
      <w:pPr>
        <w:spacing w:after="120" w:line="290" w:lineRule="exact"/>
        <w:ind w:firstLine="709"/>
        <w:jc w:val="both"/>
        <w:rPr>
          <w:rFonts w:ascii="Calibri" w:hAnsi="Calibri" w:cs="Calibri"/>
          <w:sz w:val="24"/>
          <w:szCs w:val="24"/>
        </w:rPr>
      </w:pPr>
      <w:r w:rsidRPr="008B1791">
        <w:rPr>
          <w:rFonts w:ascii="Calibri" w:hAnsi="Calibri" w:cs="Calibri"/>
          <w:sz w:val="24"/>
          <w:szCs w:val="24"/>
        </w:rPr>
        <w:t>Além dos atendimentos coletivos,</w:t>
      </w:r>
      <w:r w:rsidR="00604E11" w:rsidRPr="008B1791">
        <w:rPr>
          <w:rFonts w:ascii="Calibri" w:hAnsi="Calibri" w:cs="Calibri"/>
          <w:sz w:val="24"/>
          <w:szCs w:val="24"/>
        </w:rPr>
        <w:t xml:space="preserve"> outro tipo de intervenção coletiva </w:t>
      </w:r>
      <w:r w:rsidR="001A2040" w:rsidRPr="008B1791">
        <w:rPr>
          <w:rFonts w:ascii="Calibri" w:hAnsi="Calibri" w:cs="Calibri"/>
          <w:sz w:val="24"/>
          <w:szCs w:val="24"/>
        </w:rPr>
        <w:t>se expressa n</w:t>
      </w:r>
      <w:r w:rsidR="00604E11" w:rsidRPr="008B1791">
        <w:rPr>
          <w:rFonts w:ascii="Calibri" w:hAnsi="Calibri" w:cs="Calibri"/>
          <w:sz w:val="24"/>
          <w:szCs w:val="24"/>
        </w:rPr>
        <w:t>a</w:t>
      </w:r>
      <w:r w:rsidRPr="008B1791">
        <w:rPr>
          <w:rFonts w:ascii="Calibri" w:hAnsi="Calibri" w:cs="Calibri"/>
          <w:sz w:val="24"/>
          <w:szCs w:val="24"/>
        </w:rPr>
        <w:t xml:space="preserve"> realização de campanhas temáticas organizadas nos diversos níveis de gestão, desde o Ministério da Saúde às unidades básicas de saúde, de acordo com as demandas observadas. No contexto em que se </w:t>
      </w:r>
      <w:r w:rsidR="004740E9" w:rsidRPr="008B1791">
        <w:rPr>
          <w:rFonts w:ascii="Calibri" w:hAnsi="Calibri" w:cs="Calibri"/>
          <w:sz w:val="24"/>
          <w:szCs w:val="24"/>
        </w:rPr>
        <w:t xml:space="preserve">constata </w:t>
      </w:r>
      <w:r w:rsidRPr="008B1791">
        <w:rPr>
          <w:rFonts w:ascii="Calibri" w:hAnsi="Calibri" w:cs="Calibri"/>
          <w:sz w:val="24"/>
          <w:szCs w:val="24"/>
        </w:rPr>
        <w:t>os efeitos nocivos da desinformação nos níveis de saúde da população</w:t>
      </w:r>
      <w:r w:rsidRPr="008B1791">
        <w:rPr>
          <w:rStyle w:val="Refdenotaderodap"/>
          <w:rFonts w:ascii="Calibri" w:hAnsi="Calibri" w:cs="Calibri"/>
          <w:sz w:val="24"/>
          <w:szCs w:val="24"/>
        </w:rPr>
        <w:footnoteReference w:id="16"/>
      </w:r>
      <w:r w:rsidRPr="008B1791">
        <w:rPr>
          <w:rFonts w:ascii="Calibri" w:hAnsi="Calibri" w:cs="Calibri"/>
          <w:sz w:val="24"/>
          <w:szCs w:val="24"/>
        </w:rPr>
        <w:t xml:space="preserve">, as campanhas têm um importante papel de divulgar conhecimentos fundamentais para o bem-estar da comunidade, seja no que diz respeito à vacinação, ao autocuidado, e ao cuidado com o ambiente, entre outros. Além disso, as campanhas fortalecem a posição dos cidadãos, ao capacitá-los para a tomada de decisão sobre seu próprio bem-estar. No nível nacional, em 2023, foram realizadas 19 campanhas de saúde, passando por temas que vão desde a </w:t>
      </w:r>
      <w:r w:rsidR="004740E9" w:rsidRPr="008B1791">
        <w:rPr>
          <w:rFonts w:ascii="Calibri" w:hAnsi="Calibri" w:cs="Calibri"/>
          <w:sz w:val="24"/>
          <w:szCs w:val="24"/>
        </w:rPr>
        <w:t xml:space="preserve">promoção à amamentação, </w:t>
      </w:r>
      <w:r w:rsidRPr="008B1791">
        <w:rPr>
          <w:rFonts w:ascii="Calibri" w:hAnsi="Calibri" w:cs="Calibri"/>
          <w:sz w:val="24"/>
          <w:szCs w:val="24"/>
        </w:rPr>
        <w:t xml:space="preserve">prevenção e atendimento </w:t>
      </w:r>
      <w:r w:rsidR="006D4F08" w:rsidRPr="008B1791">
        <w:rPr>
          <w:rFonts w:ascii="Calibri" w:hAnsi="Calibri" w:cs="Calibri"/>
          <w:sz w:val="24"/>
          <w:szCs w:val="24"/>
        </w:rPr>
        <w:t>a</w:t>
      </w:r>
      <w:r w:rsidRPr="008B1791">
        <w:rPr>
          <w:rFonts w:ascii="Calibri" w:hAnsi="Calibri" w:cs="Calibri"/>
          <w:sz w:val="24"/>
          <w:szCs w:val="24"/>
        </w:rPr>
        <w:t xml:space="preserve"> </w:t>
      </w:r>
      <w:r w:rsidR="004740E9" w:rsidRPr="008B1791">
        <w:rPr>
          <w:rFonts w:ascii="Calibri" w:hAnsi="Calibri" w:cs="Calibri"/>
          <w:sz w:val="24"/>
          <w:szCs w:val="24"/>
        </w:rPr>
        <w:t xml:space="preserve">doenças como </w:t>
      </w:r>
      <w:r w:rsidRPr="008B1791">
        <w:rPr>
          <w:rFonts w:ascii="Calibri" w:hAnsi="Calibri" w:cs="Calibri"/>
          <w:sz w:val="24"/>
          <w:szCs w:val="24"/>
        </w:rPr>
        <w:t>tuberculose</w:t>
      </w:r>
      <w:r w:rsidR="004740E9" w:rsidRPr="008B1791">
        <w:rPr>
          <w:rFonts w:ascii="Calibri" w:hAnsi="Calibri" w:cs="Calibri"/>
          <w:sz w:val="24"/>
          <w:szCs w:val="24"/>
        </w:rPr>
        <w:t>, Covid-19 ou dengue,</w:t>
      </w:r>
      <w:r w:rsidRPr="008B1791">
        <w:rPr>
          <w:rFonts w:ascii="Calibri" w:hAnsi="Calibri" w:cs="Calibri"/>
          <w:sz w:val="24"/>
          <w:szCs w:val="24"/>
        </w:rPr>
        <w:t xml:space="preserve"> até a equidade de raça e promoção da saúde da população negra (quadro 2).</w:t>
      </w:r>
    </w:p>
    <w:p w14:paraId="0FB59993" w14:textId="77777777" w:rsidR="00463AEE" w:rsidRPr="008B1791" w:rsidRDefault="00463AEE" w:rsidP="00463AEE">
      <w:pPr>
        <w:spacing w:after="120" w:line="290" w:lineRule="exact"/>
        <w:ind w:firstLine="709"/>
        <w:jc w:val="both"/>
        <w:rPr>
          <w:rFonts w:ascii="Calibri" w:hAnsi="Calibri" w:cs="Calibri"/>
          <w:sz w:val="24"/>
          <w:szCs w:val="24"/>
        </w:rPr>
      </w:pPr>
    </w:p>
    <w:p w14:paraId="44D15366" w14:textId="3962F63F" w:rsidR="00463AEE" w:rsidRPr="008B1791" w:rsidRDefault="00463AEE" w:rsidP="009C61F1">
      <w:pPr>
        <w:pStyle w:val="Legenda"/>
        <w:rPr>
          <w:rFonts w:ascii="Calibri" w:hAnsi="Calibri" w:cs="Calibri"/>
        </w:rPr>
      </w:pPr>
      <w:r w:rsidRPr="008B1791">
        <w:rPr>
          <w:rFonts w:ascii="Calibri" w:hAnsi="Calibri" w:cs="Calibri"/>
        </w:rPr>
        <w:t xml:space="preserve">Quadro </w:t>
      </w:r>
      <w:r w:rsidR="004D5C3B" w:rsidRPr="008B1791">
        <w:rPr>
          <w:rFonts w:ascii="Calibri" w:hAnsi="Calibri" w:cs="Calibri"/>
        </w:rPr>
        <w:t>1</w:t>
      </w:r>
      <w:r w:rsidRPr="008B1791">
        <w:rPr>
          <w:rFonts w:ascii="Calibri" w:hAnsi="Calibri" w:cs="Calibri"/>
        </w:rPr>
        <w:t>: Campanhas nacionais de saúde realizadas em 2023</w:t>
      </w:r>
    </w:p>
    <w:tbl>
      <w:tblPr>
        <w:tblW w:w="7332" w:type="dxa"/>
        <w:jc w:val="center"/>
        <w:tblCellMar>
          <w:left w:w="70" w:type="dxa"/>
          <w:right w:w="70" w:type="dxa"/>
        </w:tblCellMar>
        <w:tblLook w:val="04A0" w:firstRow="1" w:lastRow="0" w:firstColumn="1" w:lastColumn="0" w:noHBand="0" w:noVBand="1"/>
      </w:tblPr>
      <w:tblGrid>
        <w:gridCol w:w="5434"/>
        <w:gridCol w:w="1898"/>
      </w:tblGrid>
      <w:tr w:rsidR="00463AEE" w:rsidRPr="008B1791" w14:paraId="32214C87" w14:textId="77777777" w:rsidTr="00950D79">
        <w:trPr>
          <w:trHeight w:val="600"/>
          <w:jc w:val="center"/>
        </w:trPr>
        <w:tc>
          <w:tcPr>
            <w:tcW w:w="5434" w:type="dxa"/>
            <w:tcBorders>
              <w:top w:val="single" w:sz="4" w:space="0" w:color="auto"/>
              <w:left w:val="single" w:sz="4" w:space="0" w:color="auto"/>
              <w:bottom w:val="single" w:sz="4" w:space="0" w:color="auto"/>
              <w:right w:val="single" w:sz="4" w:space="0" w:color="auto"/>
            </w:tcBorders>
            <w:vAlign w:val="center"/>
          </w:tcPr>
          <w:p w14:paraId="2D795655" w14:textId="77777777" w:rsidR="00463AEE" w:rsidRPr="008B1791" w:rsidRDefault="00463AEE" w:rsidP="00950D79">
            <w:pPr>
              <w:spacing w:after="0" w:line="240" w:lineRule="auto"/>
              <w:jc w:val="center"/>
              <w:rPr>
                <w:rFonts w:ascii="Calibri" w:hAnsi="Calibri" w:cs="Calibri"/>
                <w:sz w:val="24"/>
                <w:szCs w:val="24"/>
              </w:rPr>
            </w:pPr>
            <w:r w:rsidRPr="008B1791">
              <w:rPr>
                <w:rFonts w:ascii="Calibri" w:hAnsi="Calibri" w:cs="Calibri"/>
                <w:sz w:val="24"/>
                <w:szCs w:val="24"/>
              </w:rPr>
              <w:t>C</w:t>
            </w:r>
            <w:r w:rsidRPr="008B1791">
              <w:rPr>
                <w:rFonts w:ascii="Calibri" w:eastAsia="Times New Roman" w:hAnsi="Calibri" w:cs="Calibri"/>
                <w:b/>
                <w:bCs/>
                <w:color w:val="000000"/>
                <w:kern w:val="0"/>
                <w:sz w:val="24"/>
                <w:szCs w:val="24"/>
                <w:lang w:eastAsia="pt-BR"/>
                <w14:ligatures w14:val="none"/>
              </w:rPr>
              <w:t>ampanhas</w:t>
            </w:r>
          </w:p>
        </w:tc>
        <w:tc>
          <w:tcPr>
            <w:tcW w:w="1898" w:type="dxa"/>
            <w:tcBorders>
              <w:top w:val="single" w:sz="4" w:space="0" w:color="auto"/>
              <w:left w:val="nil"/>
              <w:bottom w:val="single" w:sz="4" w:space="0" w:color="auto"/>
              <w:right w:val="single" w:sz="4" w:space="0" w:color="auto"/>
            </w:tcBorders>
            <w:shd w:val="clear" w:color="auto" w:fill="auto"/>
            <w:vAlign w:val="center"/>
            <w:hideMark/>
          </w:tcPr>
          <w:p w14:paraId="22F1D266" w14:textId="77777777" w:rsidR="00463AEE" w:rsidRPr="008B1791" w:rsidRDefault="00463AEE" w:rsidP="00950D79">
            <w:pPr>
              <w:spacing w:after="0" w:line="240" w:lineRule="auto"/>
              <w:jc w:val="center"/>
              <w:rPr>
                <w:rFonts w:ascii="Calibri" w:eastAsia="Times New Roman" w:hAnsi="Calibri" w:cs="Calibri"/>
                <w:b/>
                <w:bCs/>
                <w:color w:val="000000"/>
                <w:kern w:val="0"/>
                <w:sz w:val="24"/>
                <w:szCs w:val="24"/>
                <w:lang w:eastAsia="pt-BR"/>
                <w14:ligatures w14:val="none"/>
              </w:rPr>
            </w:pPr>
            <w:r w:rsidRPr="008B1791">
              <w:rPr>
                <w:rFonts w:ascii="Calibri" w:eastAsia="Times New Roman" w:hAnsi="Calibri" w:cs="Calibri"/>
                <w:b/>
                <w:bCs/>
                <w:color w:val="000000"/>
                <w:kern w:val="0"/>
                <w:sz w:val="24"/>
                <w:szCs w:val="24"/>
                <w:lang w:eastAsia="pt-BR"/>
                <w14:ligatures w14:val="none"/>
              </w:rPr>
              <w:t>Mês de lançamento</w:t>
            </w:r>
          </w:p>
        </w:tc>
      </w:tr>
      <w:tr w:rsidR="00463AEE" w:rsidRPr="008B1791" w14:paraId="59DEEC7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28196BB"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lastRenderedPageBreak/>
              <w:t>Tuberculose</w:t>
            </w:r>
          </w:p>
        </w:tc>
        <w:tc>
          <w:tcPr>
            <w:tcW w:w="1898" w:type="dxa"/>
            <w:tcBorders>
              <w:top w:val="nil"/>
              <w:left w:val="nil"/>
              <w:bottom w:val="single" w:sz="4" w:space="0" w:color="auto"/>
              <w:right w:val="single" w:sz="4" w:space="0" w:color="auto"/>
            </w:tcBorders>
            <w:shd w:val="clear" w:color="auto" w:fill="auto"/>
            <w:noWrap/>
            <w:vAlign w:val="bottom"/>
            <w:hideMark/>
          </w:tcPr>
          <w:p w14:paraId="00806CEA"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Março</w:t>
            </w:r>
          </w:p>
        </w:tc>
      </w:tr>
      <w:tr w:rsidR="00463AEE" w:rsidRPr="008B1791" w14:paraId="173D441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822E9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4E5B14E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4AE72292"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46A41AF"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Malária</w:t>
            </w:r>
          </w:p>
        </w:tc>
        <w:tc>
          <w:tcPr>
            <w:tcW w:w="1898" w:type="dxa"/>
            <w:tcBorders>
              <w:top w:val="nil"/>
              <w:left w:val="nil"/>
              <w:bottom w:val="single" w:sz="4" w:space="0" w:color="auto"/>
              <w:right w:val="single" w:sz="4" w:space="0" w:color="auto"/>
            </w:tcBorders>
            <w:shd w:val="clear" w:color="auto" w:fill="auto"/>
            <w:noWrap/>
            <w:vAlign w:val="bottom"/>
            <w:hideMark/>
          </w:tcPr>
          <w:p w14:paraId="1B669EC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6CBF4785"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0261DCC"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Movimento Nacional pela Vacinação Contra a Gripe</w:t>
            </w:r>
          </w:p>
        </w:tc>
        <w:tc>
          <w:tcPr>
            <w:tcW w:w="1898" w:type="dxa"/>
            <w:tcBorders>
              <w:top w:val="nil"/>
              <w:left w:val="nil"/>
              <w:bottom w:val="single" w:sz="4" w:space="0" w:color="auto"/>
              <w:right w:val="single" w:sz="4" w:space="0" w:color="auto"/>
            </w:tcBorders>
            <w:shd w:val="clear" w:color="auto" w:fill="auto"/>
            <w:noWrap/>
            <w:vAlign w:val="bottom"/>
            <w:hideMark/>
          </w:tcPr>
          <w:p w14:paraId="7151DE0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116C7F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27B42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Leite</w:t>
            </w:r>
          </w:p>
        </w:tc>
        <w:tc>
          <w:tcPr>
            <w:tcW w:w="1898" w:type="dxa"/>
            <w:tcBorders>
              <w:top w:val="nil"/>
              <w:left w:val="nil"/>
              <w:bottom w:val="single" w:sz="4" w:space="0" w:color="auto"/>
              <w:right w:val="single" w:sz="4" w:space="0" w:color="auto"/>
            </w:tcBorders>
            <w:shd w:val="clear" w:color="auto" w:fill="auto"/>
            <w:noWrap/>
            <w:vAlign w:val="bottom"/>
            <w:hideMark/>
          </w:tcPr>
          <w:p w14:paraId="6B35FE5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79001A66"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A52AA0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Dengue, Zika e Chikungunya</w:t>
            </w:r>
          </w:p>
        </w:tc>
        <w:tc>
          <w:tcPr>
            <w:tcW w:w="1898" w:type="dxa"/>
            <w:tcBorders>
              <w:top w:val="nil"/>
              <w:left w:val="nil"/>
              <w:bottom w:val="single" w:sz="4" w:space="0" w:color="auto"/>
              <w:right w:val="single" w:sz="4" w:space="0" w:color="auto"/>
            </w:tcBorders>
            <w:shd w:val="clear" w:color="auto" w:fill="auto"/>
            <w:noWrap/>
            <w:vAlign w:val="bottom"/>
            <w:hideMark/>
          </w:tcPr>
          <w:p w14:paraId="2051B100"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453EF424"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401AD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Doença Falciforme</w:t>
            </w:r>
          </w:p>
        </w:tc>
        <w:tc>
          <w:tcPr>
            <w:tcW w:w="1898" w:type="dxa"/>
            <w:tcBorders>
              <w:top w:val="nil"/>
              <w:left w:val="nil"/>
              <w:bottom w:val="single" w:sz="4" w:space="0" w:color="auto"/>
              <w:right w:val="single" w:sz="4" w:space="0" w:color="auto"/>
            </w:tcBorders>
            <w:shd w:val="clear" w:color="auto" w:fill="auto"/>
            <w:noWrap/>
            <w:vAlign w:val="bottom"/>
            <w:hideMark/>
          </w:tcPr>
          <w:p w14:paraId="1F601CD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EA3E99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B28DDF9"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Sangue</w:t>
            </w:r>
          </w:p>
        </w:tc>
        <w:tc>
          <w:tcPr>
            <w:tcW w:w="1898" w:type="dxa"/>
            <w:tcBorders>
              <w:top w:val="nil"/>
              <w:left w:val="nil"/>
              <w:bottom w:val="single" w:sz="4" w:space="0" w:color="auto"/>
              <w:right w:val="single" w:sz="4" w:space="0" w:color="auto"/>
            </w:tcBorders>
            <w:shd w:val="clear" w:color="auto" w:fill="auto"/>
            <w:noWrap/>
            <w:vAlign w:val="bottom"/>
            <w:hideMark/>
          </w:tcPr>
          <w:p w14:paraId="09D86B9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5375CBD"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4594D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Mais Médicos</w:t>
            </w:r>
          </w:p>
        </w:tc>
        <w:tc>
          <w:tcPr>
            <w:tcW w:w="1898" w:type="dxa"/>
            <w:tcBorders>
              <w:top w:val="nil"/>
              <w:left w:val="nil"/>
              <w:bottom w:val="single" w:sz="4" w:space="0" w:color="auto"/>
              <w:right w:val="single" w:sz="4" w:space="0" w:color="auto"/>
            </w:tcBorders>
            <w:shd w:val="clear" w:color="auto" w:fill="auto"/>
            <w:noWrap/>
            <w:vAlign w:val="bottom"/>
            <w:hideMark/>
          </w:tcPr>
          <w:p w14:paraId="656A973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7B0CCCE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77EDA276"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Multivacinação</w:t>
            </w:r>
          </w:p>
        </w:tc>
        <w:tc>
          <w:tcPr>
            <w:tcW w:w="1898" w:type="dxa"/>
            <w:tcBorders>
              <w:top w:val="nil"/>
              <w:left w:val="nil"/>
              <w:bottom w:val="single" w:sz="4" w:space="0" w:color="auto"/>
              <w:right w:val="single" w:sz="4" w:space="0" w:color="auto"/>
            </w:tcBorders>
            <w:shd w:val="clear" w:color="auto" w:fill="auto"/>
            <w:noWrap/>
            <w:vAlign w:val="bottom"/>
            <w:hideMark/>
          </w:tcPr>
          <w:p w14:paraId="727E86F8"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Agosto</w:t>
            </w:r>
          </w:p>
        </w:tc>
      </w:tr>
      <w:tr w:rsidR="00463AEE" w:rsidRPr="008B1791" w14:paraId="1606800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51DC104"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Farmácia Popular</w:t>
            </w:r>
          </w:p>
        </w:tc>
        <w:tc>
          <w:tcPr>
            <w:tcW w:w="1898" w:type="dxa"/>
            <w:tcBorders>
              <w:top w:val="nil"/>
              <w:left w:val="nil"/>
              <w:bottom w:val="single" w:sz="4" w:space="0" w:color="auto"/>
              <w:right w:val="single" w:sz="4" w:space="0" w:color="auto"/>
            </w:tcBorders>
            <w:shd w:val="clear" w:color="auto" w:fill="auto"/>
            <w:noWrap/>
            <w:vAlign w:val="bottom"/>
            <w:hideMark/>
          </w:tcPr>
          <w:p w14:paraId="51827D1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Setembro</w:t>
            </w:r>
          </w:p>
        </w:tc>
      </w:tr>
      <w:tr w:rsidR="00463AEE" w:rsidRPr="008B1791" w14:paraId="4A02EA7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26A52C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Amamentação</w:t>
            </w:r>
          </w:p>
        </w:tc>
        <w:tc>
          <w:tcPr>
            <w:tcW w:w="1898" w:type="dxa"/>
            <w:tcBorders>
              <w:top w:val="nil"/>
              <w:left w:val="nil"/>
              <w:bottom w:val="single" w:sz="4" w:space="0" w:color="auto"/>
              <w:right w:val="single" w:sz="4" w:space="0" w:color="auto"/>
            </w:tcBorders>
            <w:shd w:val="clear" w:color="auto" w:fill="auto"/>
            <w:noWrap/>
            <w:vAlign w:val="bottom"/>
            <w:hideMark/>
          </w:tcPr>
          <w:p w14:paraId="13F57129"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6D003C5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6CE9B663"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 Rosa</w:t>
            </w:r>
          </w:p>
        </w:tc>
        <w:tc>
          <w:tcPr>
            <w:tcW w:w="1898" w:type="dxa"/>
            <w:tcBorders>
              <w:top w:val="nil"/>
              <w:left w:val="nil"/>
              <w:bottom w:val="single" w:sz="4" w:space="0" w:color="auto"/>
              <w:right w:val="single" w:sz="4" w:space="0" w:color="auto"/>
            </w:tcBorders>
            <w:shd w:val="clear" w:color="auto" w:fill="auto"/>
            <w:noWrap/>
            <w:vAlign w:val="bottom"/>
            <w:hideMark/>
          </w:tcPr>
          <w:p w14:paraId="5D06E807"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53A2F93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D16DF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Órgãos</w:t>
            </w:r>
          </w:p>
        </w:tc>
        <w:tc>
          <w:tcPr>
            <w:tcW w:w="1898" w:type="dxa"/>
            <w:tcBorders>
              <w:top w:val="nil"/>
              <w:left w:val="nil"/>
              <w:bottom w:val="single" w:sz="4" w:space="0" w:color="auto"/>
              <w:right w:val="single" w:sz="4" w:space="0" w:color="auto"/>
            </w:tcBorders>
            <w:shd w:val="clear" w:color="auto" w:fill="auto"/>
            <w:noWrap/>
            <w:vAlign w:val="bottom"/>
            <w:hideMark/>
          </w:tcPr>
          <w:p w14:paraId="317E417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484CC8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E401557"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Racismo faz mal à saúde</w:t>
            </w:r>
          </w:p>
        </w:tc>
        <w:tc>
          <w:tcPr>
            <w:tcW w:w="1898" w:type="dxa"/>
            <w:tcBorders>
              <w:top w:val="nil"/>
              <w:left w:val="nil"/>
              <w:bottom w:val="single" w:sz="4" w:space="0" w:color="auto"/>
              <w:right w:val="single" w:sz="4" w:space="0" w:color="auto"/>
            </w:tcBorders>
            <w:shd w:val="clear" w:color="auto" w:fill="auto"/>
            <w:noWrap/>
            <w:vAlign w:val="bottom"/>
            <w:hideMark/>
          </w:tcPr>
          <w:p w14:paraId="6B7F7A5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86E24D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5A7DD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53DE765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33674B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488526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Aids</w:t>
            </w:r>
          </w:p>
        </w:tc>
        <w:tc>
          <w:tcPr>
            <w:tcW w:w="1898" w:type="dxa"/>
            <w:tcBorders>
              <w:top w:val="nil"/>
              <w:left w:val="nil"/>
              <w:bottom w:val="single" w:sz="4" w:space="0" w:color="auto"/>
              <w:right w:val="single" w:sz="4" w:space="0" w:color="auto"/>
            </w:tcBorders>
            <w:shd w:val="clear" w:color="auto" w:fill="auto"/>
            <w:noWrap/>
            <w:vAlign w:val="bottom"/>
            <w:hideMark/>
          </w:tcPr>
          <w:p w14:paraId="0CCD19E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r w:rsidR="00463AEE" w:rsidRPr="008B1791" w14:paraId="0CA1C99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CB6D192"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Mosquito</w:t>
            </w:r>
          </w:p>
        </w:tc>
        <w:tc>
          <w:tcPr>
            <w:tcW w:w="1898" w:type="dxa"/>
            <w:tcBorders>
              <w:top w:val="nil"/>
              <w:left w:val="nil"/>
              <w:bottom w:val="single" w:sz="4" w:space="0" w:color="auto"/>
              <w:right w:val="single" w:sz="4" w:space="0" w:color="auto"/>
            </w:tcBorders>
            <w:shd w:val="clear" w:color="auto" w:fill="auto"/>
            <w:noWrap/>
            <w:vAlign w:val="bottom"/>
            <w:hideMark/>
          </w:tcPr>
          <w:p w14:paraId="2C92891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bl>
    <w:p w14:paraId="35BE7879" w14:textId="77777777" w:rsidR="00463AEE" w:rsidRPr="008B1791" w:rsidRDefault="00463AEE" w:rsidP="00463AEE">
      <w:pPr>
        <w:spacing w:after="120" w:line="240" w:lineRule="auto"/>
        <w:ind w:left="851" w:right="849"/>
        <w:jc w:val="both"/>
        <w:rPr>
          <w:rFonts w:ascii="Calibri" w:hAnsi="Calibri" w:cs="Calibri"/>
          <w:sz w:val="24"/>
          <w:szCs w:val="24"/>
        </w:rPr>
      </w:pPr>
      <w:r w:rsidRPr="008B1791">
        <w:rPr>
          <w:rFonts w:ascii="Calibri" w:hAnsi="Calibri" w:cs="Calibri"/>
          <w:sz w:val="24"/>
          <w:szCs w:val="24"/>
        </w:rPr>
        <w:t xml:space="preserve">Fonte: Ministério da Saúde. Disponível em: </w:t>
      </w:r>
      <w:hyperlink r:id="rId12" w:history="1">
        <w:r w:rsidRPr="008B1791">
          <w:rPr>
            <w:rStyle w:val="Hyperlink"/>
            <w:rFonts w:ascii="Calibri" w:hAnsi="Calibri" w:cs="Calibri"/>
            <w:sz w:val="24"/>
            <w:szCs w:val="24"/>
          </w:rPr>
          <w:t>https://www.gov.br/saude/pt-br/campanhas-da-saude/2023</w:t>
        </w:r>
      </w:hyperlink>
      <w:r w:rsidRPr="008B1791">
        <w:rPr>
          <w:rFonts w:ascii="Calibri" w:hAnsi="Calibri" w:cs="Calibri"/>
          <w:sz w:val="24"/>
          <w:szCs w:val="24"/>
        </w:rPr>
        <w:t>.</w:t>
      </w:r>
    </w:p>
    <w:p w14:paraId="672087A8" w14:textId="77777777" w:rsidR="00463AEE" w:rsidRPr="008B1791" w:rsidRDefault="00463AEE" w:rsidP="00463AEE">
      <w:pPr>
        <w:spacing w:after="120" w:line="290" w:lineRule="exact"/>
        <w:ind w:firstLine="709"/>
        <w:jc w:val="both"/>
        <w:rPr>
          <w:rFonts w:ascii="Calibri" w:hAnsi="Calibri" w:cs="Calibri"/>
          <w:sz w:val="24"/>
          <w:szCs w:val="24"/>
        </w:rPr>
      </w:pPr>
    </w:p>
    <w:p w14:paraId="1C645812" w14:textId="2883CB24" w:rsidR="001B749A" w:rsidRPr="008B1791" w:rsidRDefault="001B749A" w:rsidP="001B749A">
      <w:pPr>
        <w:spacing w:after="120" w:line="290" w:lineRule="exact"/>
        <w:ind w:firstLine="709"/>
        <w:jc w:val="both"/>
        <w:rPr>
          <w:rFonts w:ascii="Calibri" w:hAnsi="Calibri" w:cs="Calibri"/>
          <w:sz w:val="24"/>
          <w:szCs w:val="24"/>
        </w:rPr>
      </w:pPr>
      <w:r w:rsidRPr="008B1791">
        <w:rPr>
          <w:rFonts w:ascii="Calibri" w:hAnsi="Calibri" w:cs="Calibri"/>
          <w:sz w:val="24"/>
          <w:szCs w:val="24"/>
        </w:rPr>
        <w:t>N</w:t>
      </w:r>
      <w:r w:rsidR="004740E9" w:rsidRPr="008B1791">
        <w:rPr>
          <w:rFonts w:ascii="Calibri" w:hAnsi="Calibri" w:cs="Calibri"/>
          <w:sz w:val="24"/>
          <w:szCs w:val="24"/>
        </w:rPr>
        <w:t>o âmbito d</w:t>
      </w:r>
      <w:r w:rsidRPr="008B1791">
        <w:rPr>
          <w:rFonts w:ascii="Calibri" w:hAnsi="Calibri" w:cs="Calibri"/>
          <w:sz w:val="24"/>
          <w:szCs w:val="24"/>
        </w:rPr>
        <w:t xml:space="preserve">a seguridade social brasileira, </w:t>
      </w:r>
      <w:r w:rsidR="00604E11" w:rsidRPr="008B1791">
        <w:rPr>
          <w:rFonts w:ascii="Calibri" w:hAnsi="Calibri" w:cs="Calibri"/>
          <w:sz w:val="24"/>
          <w:szCs w:val="24"/>
        </w:rPr>
        <w:t>além da política de saúde</w:t>
      </w:r>
      <w:r w:rsidR="005B1054" w:rsidRPr="008B1791">
        <w:rPr>
          <w:rFonts w:ascii="Calibri" w:hAnsi="Calibri" w:cs="Calibri"/>
          <w:sz w:val="24"/>
          <w:szCs w:val="24"/>
        </w:rPr>
        <w:t xml:space="preserve">, os serviços prestados pela assistência social também </w:t>
      </w:r>
      <w:r w:rsidR="009A625D" w:rsidRPr="008B1791">
        <w:rPr>
          <w:rFonts w:ascii="Calibri" w:hAnsi="Calibri" w:cs="Calibri"/>
          <w:sz w:val="24"/>
          <w:szCs w:val="24"/>
        </w:rPr>
        <w:t xml:space="preserve">utilizam das intervenções coletivas para atingir </w:t>
      </w:r>
      <w:r w:rsidR="00BA5C38" w:rsidRPr="008B1791">
        <w:rPr>
          <w:rFonts w:ascii="Calibri" w:hAnsi="Calibri" w:cs="Calibri"/>
          <w:sz w:val="24"/>
          <w:szCs w:val="24"/>
        </w:rPr>
        <w:t xml:space="preserve">os </w:t>
      </w:r>
      <w:r w:rsidR="009A625D" w:rsidRPr="008B1791">
        <w:rPr>
          <w:rFonts w:ascii="Calibri" w:hAnsi="Calibri" w:cs="Calibri"/>
          <w:sz w:val="24"/>
          <w:szCs w:val="24"/>
        </w:rPr>
        <w:t>objetivos propostos</w:t>
      </w:r>
      <w:r w:rsidRPr="008B1791">
        <w:rPr>
          <w:rFonts w:ascii="Calibri" w:hAnsi="Calibri" w:cs="Calibri"/>
          <w:sz w:val="24"/>
          <w:szCs w:val="24"/>
        </w:rPr>
        <w:t xml:space="preserve">. </w:t>
      </w:r>
      <w:r w:rsidR="001F390E" w:rsidRPr="008B1791">
        <w:rPr>
          <w:rFonts w:ascii="Calibri" w:hAnsi="Calibri" w:cs="Calibri"/>
          <w:sz w:val="24"/>
          <w:szCs w:val="24"/>
        </w:rPr>
        <w:t xml:space="preserve">Exemplo são </w:t>
      </w:r>
      <w:r w:rsidRPr="008B1791">
        <w:rPr>
          <w:rFonts w:ascii="Calibri" w:hAnsi="Calibri" w:cs="Calibri"/>
          <w:sz w:val="24"/>
          <w:szCs w:val="24"/>
        </w:rPr>
        <w:t xml:space="preserve">os atendimentos realizados pelo Serviço de Convivência e Fortalecimento de Vínculos (SCFV), o Serviço de Proteção e Atendimento Integral à Família (PAIF) e o Serviço de Proteção e Atendimento Especializado as Famílias e Indivíduos (PAEFI). </w:t>
      </w:r>
    </w:p>
    <w:p w14:paraId="06FA056C" w14:textId="45D8367A"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SCFV </w:t>
      </w:r>
      <w:r w:rsidR="004740E9" w:rsidRPr="008B1791">
        <w:rPr>
          <w:rFonts w:ascii="Calibri" w:hAnsi="Calibri" w:cs="Calibri"/>
          <w:sz w:val="24"/>
          <w:szCs w:val="24"/>
        </w:rPr>
        <w:t xml:space="preserve">opera </w:t>
      </w:r>
      <w:r w:rsidRPr="008B1791">
        <w:rPr>
          <w:rFonts w:ascii="Calibri" w:hAnsi="Calibri" w:cs="Calibri"/>
          <w:sz w:val="24"/>
          <w:szCs w:val="24"/>
        </w:rPr>
        <w:t xml:space="preserve">a partir </w:t>
      </w:r>
      <w:r w:rsidR="004740E9" w:rsidRPr="008B1791">
        <w:rPr>
          <w:rFonts w:ascii="Calibri" w:hAnsi="Calibri" w:cs="Calibri"/>
          <w:sz w:val="24"/>
          <w:szCs w:val="24"/>
        </w:rPr>
        <w:t xml:space="preserve">da organização </w:t>
      </w:r>
      <w:r w:rsidRPr="008B1791">
        <w:rPr>
          <w:rFonts w:ascii="Calibri" w:hAnsi="Calibri" w:cs="Calibri"/>
          <w:sz w:val="24"/>
          <w:szCs w:val="24"/>
        </w:rPr>
        <w:t xml:space="preserve">de grupos de atendimento por faixa etária, </w:t>
      </w:r>
      <w:r w:rsidR="003C6AD2" w:rsidRPr="008B1791">
        <w:rPr>
          <w:rFonts w:ascii="Calibri" w:hAnsi="Calibri" w:cs="Calibri"/>
          <w:sz w:val="24"/>
          <w:szCs w:val="24"/>
        </w:rPr>
        <w:t>podendo eventualmente se organizar por grupos interger</w:t>
      </w:r>
      <w:r w:rsidRPr="008B1791">
        <w:rPr>
          <w:rFonts w:ascii="Calibri" w:hAnsi="Calibri" w:cs="Calibri"/>
          <w:sz w:val="24"/>
          <w:szCs w:val="24"/>
        </w:rPr>
        <w:t>a</w:t>
      </w:r>
      <w:r w:rsidR="003C6AD2" w:rsidRPr="008B1791">
        <w:rPr>
          <w:rFonts w:ascii="Calibri" w:hAnsi="Calibri" w:cs="Calibri"/>
          <w:sz w:val="24"/>
          <w:szCs w:val="24"/>
        </w:rPr>
        <w:t>cionais</w:t>
      </w:r>
      <w:r w:rsidRPr="008B1791">
        <w:rPr>
          <w:rFonts w:ascii="Calibri" w:hAnsi="Calibri" w:cs="Calibri"/>
          <w:sz w:val="24"/>
          <w:szCs w:val="24"/>
        </w:rPr>
        <w:t xml:space="preserve">. Como o próprio nome aponta, o objetivo do serviço é promover a convivência </w:t>
      </w:r>
      <w:r w:rsidR="004740E9" w:rsidRPr="008B1791">
        <w:rPr>
          <w:rFonts w:ascii="Calibri" w:hAnsi="Calibri" w:cs="Calibri"/>
          <w:sz w:val="24"/>
          <w:szCs w:val="24"/>
        </w:rPr>
        <w:t xml:space="preserve">tanto </w:t>
      </w:r>
      <w:r w:rsidRPr="008B1791">
        <w:rPr>
          <w:rFonts w:ascii="Calibri" w:hAnsi="Calibri" w:cs="Calibri"/>
          <w:sz w:val="24"/>
          <w:szCs w:val="24"/>
        </w:rPr>
        <w:t xml:space="preserve">familiar </w:t>
      </w:r>
      <w:r w:rsidR="004740E9" w:rsidRPr="008B1791">
        <w:rPr>
          <w:rFonts w:ascii="Calibri" w:hAnsi="Calibri" w:cs="Calibri"/>
          <w:sz w:val="24"/>
          <w:szCs w:val="24"/>
        </w:rPr>
        <w:t>como</w:t>
      </w:r>
      <w:r w:rsidRPr="008B1791">
        <w:rPr>
          <w:rFonts w:ascii="Calibri" w:hAnsi="Calibri" w:cs="Calibri"/>
          <w:sz w:val="24"/>
          <w:szCs w:val="24"/>
        </w:rPr>
        <w:t xml:space="preserve"> comunitária, estimulando a capacidade protetiva dos grupos a cada indivíduo que deles fazem parte</w:t>
      </w:r>
      <w:r w:rsidR="004740E9" w:rsidRPr="008B1791">
        <w:rPr>
          <w:rFonts w:ascii="Calibri" w:hAnsi="Calibri" w:cs="Calibri"/>
          <w:sz w:val="24"/>
          <w:szCs w:val="24"/>
        </w:rPr>
        <w:t>. Os grupos também</w:t>
      </w:r>
      <w:r w:rsidRPr="008B1791">
        <w:rPr>
          <w:rFonts w:ascii="Calibri" w:hAnsi="Calibri" w:cs="Calibri"/>
          <w:sz w:val="24"/>
          <w:szCs w:val="24"/>
        </w:rPr>
        <w:t xml:space="preserve"> </w:t>
      </w:r>
      <w:r w:rsidR="004740E9" w:rsidRPr="008B1791">
        <w:rPr>
          <w:rFonts w:ascii="Calibri" w:hAnsi="Calibri" w:cs="Calibri"/>
          <w:sz w:val="24"/>
          <w:szCs w:val="24"/>
        </w:rPr>
        <w:t>e</w:t>
      </w:r>
      <w:r w:rsidRPr="008B1791">
        <w:rPr>
          <w:rFonts w:ascii="Calibri" w:hAnsi="Calibri" w:cs="Calibri"/>
          <w:sz w:val="24"/>
          <w:szCs w:val="24"/>
        </w:rPr>
        <w:t xml:space="preserve"> </w:t>
      </w:r>
      <w:r w:rsidR="004740E9" w:rsidRPr="008B1791">
        <w:rPr>
          <w:rFonts w:ascii="Calibri" w:hAnsi="Calibri" w:cs="Calibri"/>
          <w:sz w:val="24"/>
          <w:szCs w:val="24"/>
        </w:rPr>
        <w:t xml:space="preserve">promovem </w:t>
      </w:r>
      <w:r w:rsidRPr="008B1791">
        <w:rPr>
          <w:rFonts w:ascii="Calibri" w:hAnsi="Calibri" w:cs="Calibri"/>
          <w:sz w:val="24"/>
          <w:szCs w:val="24"/>
        </w:rPr>
        <w:t>a interação social e a participação na sociedade, principalmente em contextos em que se observam situações de isolamento social, frequentes entre pessoas idosas e com deficiências</w:t>
      </w:r>
      <w:r w:rsidR="004740E9" w:rsidRPr="008B1791">
        <w:rPr>
          <w:rFonts w:ascii="Calibri" w:hAnsi="Calibri" w:cs="Calibri"/>
          <w:sz w:val="24"/>
          <w:szCs w:val="24"/>
        </w:rPr>
        <w:t xml:space="preserve"> (Jaccoud, 2024)</w:t>
      </w:r>
      <w:r w:rsidRPr="008B1791">
        <w:rPr>
          <w:rFonts w:ascii="Calibri" w:hAnsi="Calibri" w:cs="Calibri"/>
          <w:sz w:val="24"/>
          <w:szCs w:val="24"/>
        </w:rPr>
        <w:t>. Entre 2012 e 2023, em torno de 1% da população idosa brasileira participava dos grupos do SCVF, como é possível observar no gráfico 3.</w:t>
      </w:r>
    </w:p>
    <w:p w14:paraId="40AEC29F" w14:textId="77777777" w:rsidR="005A23A2" w:rsidRPr="008B1791" w:rsidRDefault="005A23A2" w:rsidP="005A23A2">
      <w:pPr>
        <w:spacing w:after="120" w:line="290" w:lineRule="exact"/>
        <w:jc w:val="both"/>
        <w:rPr>
          <w:rFonts w:ascii="Calibri" w:hAnsi="Calibri" w:cs="Calibri"/>
          <w:sz w:val="24"/>
          <w:szCs w:val="24"/>
        </w:rPr>
      </w:pPr>
    </w:p>
    <w:p w14:paraId="0B6D250F" w14:textId="26799B21" w:rsidR="005A23A2" w:rsidRPr="008B1791" w:rsidRDefault="002F5004" w:rsidP="002F5004">
      <w:pPr>
        <w:pStyle w:val="Legenda"/>
        <w:rPr>
          <w:rFonts w:ascii="Calibri" w:hAnsi="Calibri" w:cs="Calibri"/>
          <w:b w:val="0"/>
          <w:bCs w:val="0"/>
        </w:rPr>
      </w:pPr>
      <w:r w:rsidRPr="008B1791">
        <w:rPr>
          <w:rFonts w:ascii="Calibri" w:hAnsi="Calibri" w:cs="Calibri"/>
        </w:rPr>
        <w:t xml:space="preserve">Gráfico </w:t>
      </w:r>
      <w:r w:rsidRPr="008B1791">
        <w:rPr>
          <w:rFonts w:ascii="Calibri" w:hAnsi="Calibri" w:cs="Calibri"/>
        </w:rPr>
        <w:fldChar w:fldCharType="begin"/>
      </w:r>
      <w:r w:rsidRPr="008B1791">
        <w:rPr>
          <w:rFonts w:ascii="Calibri" w:hAnsi="Calibri" w:cs="Calibri"/>
        </w:rPr>
        <w:instrText xml:space="preserve"> SEQ Gráfico \* ARABIC </w:instrText>
      </w:r>
      <w:r w:rsidRPr="008B1791">
        <w:rPr>
          <w:rFonts w:ascii="Calibri" w:hAnsi="Calibri" w:cs="Calibri"/>
        </w:rPr>
        <w:fldChar w:fldCharType="separate"/>
      </w:r>
      <w:r w:rsidRPr="008B1791">
        <w:rPr>
          <w:rFonts w:ascii="Calibri" w:hAnsi="Calibri" w:cs="Calibri"/>
          <w:noProof/>
        </w:rPr>
        <w:t>3</w:t>
      </w:r>
      <w:r w:rsidRPr="008B1791">
        <w:rPr>
          <w:rFonts w:ascii="Calibri" w:hAnsi="Calibri" w:cs="Calibri"/>
          <w:noProof/>
        </w:rPr>
        <w:fldChar w:fldCharType="end"/>
      </w:r>
      <w:r w:rsidR="005A23A2" w:rsidRPr="008B1791">
        <w:rPr>
          <w:rFonts w:ascii="Calibri" w:hAnsi="Calibri" w:cs="Calibri"/>
        </w:rPr>
        <w:t>: Porcentagem de pessoas idosas na população participando do SCFV (2012-2023)</w:t>
      </w:r>
    </w:p>
    <w:p w14:paraId="75335503" w14:textId="77777777" w:rsidR="005A23A2" w:rsidRPr="008B1791" w:rsidRDefault="005A23A2" w:rsidP="005A23A2">
      <w:pPr>
        <w:spacing w:after="0" w:line="240" w:lineRule="auto"/>
        <w:jc w:val="both"/>
        <w:rPr>
          <w:rFonts w:ascii="Calibri" w:hAnsi="Calibri" w:cs="Calibri"/>
          <w:sz w:val="24"/>
          <w:szCs w:val="24"/>
          <w:highlight w:val="yellow"/>
        </w:rPr>
      </w:pPr>
      <w:r w:rsidRPr="008B1791">
        <w:rPr>
          <w:rFonts w:ascii="Calibri" w:hAnsi="Calibri" w:cs="Calibri"/>
          <w:noProof/>
          <w:sz w:val="24"/>
          <w:szCs w:val="24"/>
          <w:highlight w:val="yellow"/>
          <w:lang w:eastAsia="pt-BR"/>
        </w:rPr>
        <w:lastRenderedPageBreak/>
        <w:drawing>
          <wp:anchor distT="0" distB="0" distL="114300" distR="114300" simplePos="0" relativeHeight="251667458" behindDoc="0" locked="0" layoutInCell="1" allowOverlap="1" wp14:anchorId="032053AA" wp14:editId="0A364028">
            <wp:simplePos x="0" y="0"/>
            <wp:positionH relativeFrom="margin">
              <wp:align>right</wp:align>
            </wp:positionH>
            <wp:positionV relativeFrom="paragraph">
              <wp:posOffset>233680</wp:posOffset>
            </wp:positionV>
            <wp:extent cx="5744845" cy="1776730"/>
            <wp:effectExtent l="0" t="0" r="8255" b="13970"/>
            <wp:wrapTopAndBottom/>
            <wp:docPr id="1169996737" name="Gráfico 1">
              <a:extLst xmlns:a="http://schemas.openxmlformats.org/drawingml/2006/main">
                <a:ext uri="{FF2B5EF4-FFF2-40B4-BE49-F238E27FC236}">
                  <a16:creationId xmlns:a16="http://schemas.microsoft.com/office/drawing/2014/main" id="{FA40DF45-D492-2FA9-BEA9-A2F4D70D06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4D514681"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Fonte: Beneficiômetro da Seguridade Social. </w:t>
      </w:r>
    </w:p>
    <w:p w14:paraId="420AAAC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Disponível em </w:t>
      </w:r>
      <w:hyperlink r:id="rId14" w:history="1">
        <w:r w:rsidRPr="008B1791">
          <w:rPr>
            <w:rStyle w:val="Hyperlink"/>
            <w:rFonts w:ascii="Calibri" w:hAnsi="Calibri" w:cs="Calibri"/>
            <w:sz w:val="24"/>
            <w:szCs w:val="24"/>
          </w:rPr>
          <w:t>https://www.ipea.gov.br/portal/beneficiometro/dados/assistencia-social</w:t>
        </w:r>
      </w:hyperlink>
      <w:r w:rsidRPr="008B1791">
        <w:rPr>
          <w:rFonts w:ascii="Calibri" w:hAnsi="Calibri" w:cs="Calibri"/>
          <w:sz w:val="24"/>
          <w:szCs w:val="24"/>
        </w:rPr>
        <w:t>.</w:t>
      </w:r>
    </w:p>
    <w:p w14:paraId="2E46DEC0" w14:textId="77777777" w:rsidR="005A23A2" w:rsidRPr="008B1791" w:rsidRDefault="005A23A2" w:rsidP="005A23A2">
      <w:pPr>
        <w:spacing w:after="120" w:line="290" w:lineRule="exact"/>
        <w:ind w:firstLine="709"/>
        <w:jc w:val="both"/>
        <w:rPr>
          <w:rFonts w:ascii="Calibri" w:hAnsi="Calibri" w:cs="Calibri"/>
          <w:sz w:val="24"/>
          <w:szCs w:val="24"/>
        </w:rPr>
      </w:pPr>
    </w:p>
    <w:p w14:paraId="6FDC3DA5" w14:textId="130858FC"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PAIF e no PAEFI, os atendimentos podem ser particularizados – ofertas individuais – ou </w:t>
      </w:r>
      <w:r w:rsidR="00795575" w:rsidRPr="008B1791">
        <w:rPr>
          <w:rFonts w:ascii="Calibri" w:hAnsi="Calibri" w:cs="Calibri"/>
          <w:sz w:val="24"/>
          <w:szCs w:val="24"/>
        </w:rPr>
        <w:t>em</w:t>
      </w:r>
      <w:r w:rsidRPr="008B1791">
        <w:rPr>
          <w:rFonts w:ascii="Calibri" w:hAnsi="Calibri" w:cs="Calibri"/>
          <w:sz w:val="24"/>
          <w:szCs w:val="24"/>
        </w:rPr>
        <w:t xml:space="preserve"> grupos, </w:t>
      </w:r>
      <w:r w:rsidR="00795575" w:rsidRPr="008B1791">
        <w:rPr>
          <w:rFonts w:ascii="Calibri" w:hAnsi="Calibri" w:cs="Calibri"/>
          <w:sz w:val="24"/>
          <w:szCs w:val="24"/>
        </w:rPr>
        <w:t xml:space="preserve">na forma </w:t>
      </w:r>
      <w:r w:rsidRPr="008B1791">
        <w:rPr>
          <w:rFonts w:ascii="Calibri" w:hAnsi="Calibri" w:cs="Calibri"/>
          <w:sz w:val="24"/>
          <w:szCs w:val="24"/>
        </w:rPr>
        <w:t xml:space="preserve">de intervenções coletivas. Nesses serviços, </w:t>
      </w:r>
      <w:r w:rsidR="00795575" w:rsidRPr="008B1791">
        <w:rPr>
          <w:rFonts w:ascii="Calibri" w:hAnsi="Calibri" w:cs="Calibri"/>
          <w:sz w:val="24"/>
          <w:szCs w:val="24"/>
        </w:rPr>
        <w:t xml:space="preserve">as </w:t>
      </w:r>
      <w:r w:rsidRPr="008B1791">
        <w:rPr>
          <w:rFonts w:ascii="Calibri" w:hAnsi="Calibri" w:cs="Calibri"/>
          <w:sz w:val="24"/>
          <w:szCs w:val="24"/>
        </w:rPr>
        <w:t xml:space="preserve">intervenções </w:t>
      </w:r>
      <w:r w:rsidR="00795575" w:rsidRPr="008B1791">
        <w:rPr>
          <w:rFonts w:ascii="Calibri" w:hAnsi="Calibri" w:cs="Calibri"/>
          <w:sz w:val="24"/>
          <w:szCs w:val="24"/>
        </w:rPr>
        <w:t xml:space="preserve">em grupos </w:t>
      </w:r>
      <w:r w:rsidRPr="008B1791">
        <w:rPr>
          <w:rFonts w:ascii="Calibri" w:hAnsi="Calibri" w:cs="Calibri"/>
          <w:sz w:val="24"/>
          <w:szCs w:val="24"/>
        </w:rPr>
        <w:t xml:space="preserve">podem se desenvolver na forma de ações comunitárias ou oficinas com </w:t>
      </w:r>
      <w:r w:rsidR="00795575" w:rsidRPr="008B1791">
        <w:rPr>
          <w:rFonts w:ascii="Calibri" w:hAnsi="Calibri" w:cs="Calibri"/>
          <w:sz w:val="24"/>
          <w:szCs w:val="24"/>
        </w:rPr>
        <w:t xml:space="preserve">conjuntos de </w:t>
      </w:r>
      <w:r w:rsidRPr="008B1791">
        <w:rPr>
          <w:rFonts w:ascii="Calibri" w:hAnsi="Calibri" w:cs="Calibri"/>
          <w:sz w:val="24"/>
          <w:szCs w:val="24"/>
        </w:rPr>
        <w:t xml:space="preserve">famílias. As primeiras podem ser </w:t>
      </w:r>
      <w:r w:rsidR="00795575" w:rsidRPr="008B1791">
        <w:rPr>
          <w:rFonts w:ascii="Calibri" w:hAnsi="Calibri" w:cs="Calibri"/>
          <w:sz w:val="24"/>
          <w:szCs w:val="24"/>
        </w:rPr>
        <w:t xml:space="preserve">realizadas </w:t>
      </w:r>
      <w:r w:rsidRPr="008B1791">
        <w:rPr>
          <w:rFonts w:ascii="Calibri" w:hAnsi="Calibri" w:cs="Calibri"/>
          <w:sz w:val="24"/>
          <w:szCs w:val="24"/>
        </w:rPr>
        <w:t>de diversas formas, como palestras, campanhas e eventos comunitários</w:t>
      </w:r>
      <w:r w:rsidR="00795575" w:rsidRPr="008B1791">
        <w:rPr>
          <w:rFonts w:ascii="Calibri" w:hAnsi="Calibri" w:cs="Calibri"/>
          <w:sz w:val="24"/>
          <w:szCs w:val="24"/>
        </w:rPr>
        <w:t>, e são</w:t>
      </w:r>
      <w:r w:rsidRPr="008B1791">
        <w:rPr>
          <w:rFonts w:ascii="Calibri" w:hAnsi="Calibri" w:cs="Calibri"/>
          <w:sz w:val="24"/>
          <w:szCs w:val="24"/>
        </w:rPr>
        <w:t xml:space="preserve"> destinada</w:t>
      </w:r>
      <w:r w:rsidR="00795575" w:rsidRPr="008B1791">
        <w:rPr>
          <w:rFonts w:ascii="Calibri" w:hAnsi="Calibri" w:cs="Calibri"/>
          <w:sz w:val="24"/>
          <w:szCs w:val="24"/>
        </w:rPr>
        <w:t>s</w:t>
      </w:r>
      <w:r w:rsidRPr="008B1791">
        <w:rPr>
          <w:rFonts w:ascii="Calibri" w:hAnsi="Calibri" w:cs="Calibri"/>
          <w:sz w:val="24"/>
          <w:szCs w:val="24"/>
        </w:rPr>
        <w:t xml:space="preserve"> a um conjunto de pessoas pertencentes a uma localidade específica. As oficinas são indicadas tanto para otimizar o atendimento, quando há grande número de famílias</w:t>
      </w:r>
      <w:r w:rsidR="00795575" w:rsidRPr="008B1791">
        <w:rPr>
          <w:rFonts w:ascii="Calibri" w:hAnsi="Calibri" w:cs="Calibri"/>
          <w:sz w:val="24"/>
          <w:szCs w:val="24"/>
        </w:rPr>
        <w:t xml:space="preserve"> fazendo frente a uma mesma situação</w:t>
      </w:r>
      <w:r w:rsidR="002D2E2B" w:rsidRPr="008B1791">
        <w:rPr>
          <w:rFonts w:ascii="Calibri" w:hAnsi="Calibri" w:cs="Calibri"/>
          <w:sz w:val="24"/>
          <w:szCs w:val="24"/>
        </w:rPr>
        <w:t xml:space="preserve"> de vulnerabilidade ou violação de direitos</w:t>
      </w:r>
      <w:r w:rsidRPr="008B1791">
        <w:rPr>
          <w:rFonts w:ascii="Calibri" w:hAnsi="Calibri" w:cs="Calibri"/>
          <w:sz w:val="24"/>
          <w:szCs w:val="24"/>
        </w:rPr>
        <w:t xml:space="preserve">, como para promover a troca de experiências e expectativas entre elas. Esse formato favorece a compreensão de que as situações de vulnerabilidade são fenômenos sociais, </w:t>
      </w:r>
      <w:r w:rsidR="002D2E2B" w:rsidRPr="008B1791">
        <w:rPr>
          <w:rFonts w:ascii="Calibri" w:hAnsi="Calibri" w:cs="Calibri"/>
          <w:sz w:val="24"/>
          <w:szCs w:val="24"/>
        </w:rPr>
        <w:t>evitando a culpabilização da fam</w:t>
      </w:r>
      <w:r w:rsidR="00434138" w:rsidRPr="008B1791">
        <w:rPr>
          <w:rFonts w:ascii="Calibri" w:hAnsi="Calibri" w:cs="Calibri"/>
          <w:sz w:val="24"/>
          <w:szCs w:val="24"/>
        </w:rPr>
        <w:t>í</w:t>
      </w:r>
      <w:r w:rsidR="002D2E2B" w:rsidRPr="008B1791">
        <w:rPr>
          <w:rFonts w:ascii="Calibri" w:hAnsi="Calibri" w:cs="Calibri"/>
          <w:sz w:val="24"/>
          <w:szCs w:val="24"/>
        </w:rPr>
        <w:t xml:space="preserve">lia e </w:t>
      </w:r>
      <w:r w:rsidRPr="008B1791">
        <w:rPr>
          <w:rFonts w:ascii="Calibri" w:hAnsi="Calibri" w:cs="Calibri"/>
          <w:sz w:val="24"/>
          <w:szCs w:val="24"/>
        </w:rPr>
        <w:t xml:space="preserve">reforçando a importância da participação social. A interação em grupos também </w:t>
      </w:r>
      <w:r w:rsidR="002D2E2B" w:rsidRPr="008B1791">
        <w:rPr>
          <w:rFonts w:ascii="Calibri" w:hAnsi="Calibri" w:cs="Calibri"/>
          <w:sz w:val="24"/>
          <w:szCs w:val="24"/>
        </w:rPr>
        <w:t xml:space="preserve">pode </w:t>
      </w:r>
      <w:r w:rsidRPr="008B1791">
        <w:rPr>
          <w:rFonts w:ascii="Calibri" w:hAnsi="Calibri" w:cs="Calibri"/>
          <w:sz w:val="24"/>
          <w:szCs w:val="24"/>
        </w:rPr>
        <w:t>estimula</w:t>
      </w:r>
      <w:r w:rsidR="002D2E2B" w:rsidRPr="008B1791">
        <w:rPr>
          <w:rFonts w:ascii="Calibri" w:hAnsi="Calibri" w:cs="Calibri"/>
          <w:sz w:val="24"/>
          <w:szCs w:val="24"/>
        </w:rPr>
        <w:t>r</w:t>
      </w:r>
      <w:r w:rsidRPr="008B1791">
        <w:rPr>
          <w:rFonts w:ascii="Calibri" w:hAnsi="Calibri" w:cs="Calibri"/>
          <w:sz w:val="24"/>
          <w:szCs w:val="24"/>
        </w:rPr>
        <w:t xml:space="preserve"> a cooperação dentro e fora dos núcleos familiares, facilita</w:t>
      </w:r>
      <w:r w:rsidR="002D2E2B" w:rsidRPr="008B1791">
        <w:rPr>
          <w:rFonts w:ascii="Calibri" w:hAnsi="Calibri" w:cs="Calibri"/>
          <w:sz w:val="24"/>
          <w:szCs w:val="24"/>
        </w:rPr>
        <w:t>r</w:t>
      </w:r>
      <w:r w:rsidRPr="008B1791">
        <w:rPr>
          <w:rFonts w:ascii="Calibri" w:hAnsi="Calibri" w:cs="Calibri"/>
          <w:sz w:val="24"/>
          <w:szCs w:val="24"/>
        </w:rPr>
        <w:t xml:space="preserve"> o acesso a serviços no território, e fortalece</w:t>
      </w:r>
      <w:r w:rsidR="002D2E2B" w:rsidRPr="008B1791">
        <w:rPr>
          <w:rFonts w:ascii="Calibri" w:hAnsi="Calibri" w:cs="Calibri"/>
          <w:sz w:val="24"/>
          <w:szCs w:val="24"/>
        </w:rPr>
        <w:t>r</w:t>
      </w:r>
      <w:r w:rsidRPr="008B1791">
        <w:rPr>
          <w:rFonts w:ascii="Calibri" w:hAnsi="Calibri" w:cs="Calibri"/>
          <w:sz w:val="24"/>
          <w:szCs w:val="24"/>
        </w:rPr>
        <w:t xml:space="preserve"> os laços comunitários (BRASIL, 2012). Os temas abordados nessas intervenções variam bastante e buscam, na medida do possível, </w:t>
      </w:r>
      <w:r w:rsidR="002D2E2B" w:rsidRPr="008B1791">
        <w:rPr>
          <w:rFonts w:ascii="Calibri" w:hAnsi="Calibri" w:cs="Calibri"/>
          <w:sz w:val="24"/>
          <w:szCs w:val="24"/>
        </w:rPr>
        <w:t xml:space="preserve">responder </w:t>
      </w:r>
      <w:r w:rsidRPr="008B1791">
        <w:rPr>
          <w:rFonts w:ascii="Calibri" w:hAnsi="Calibri" w:cs="Calibri"/>
          <w:sz w:val="24"/>
          <w:szCs w:val="24"/>
        </w:rPr>
        <w:t xml:space="preserve">às demandas específicas de cada território onde as unidades estão instaladas. Em 2023, por exemplo, mais da metade dos CRAS (52,8%) realizaram atendimentos coletivos discutindo os benefícios socioassistenciais (transferências de renda) e 44,3% deles abordaram a violência contra a mulher. Esses e alguns dos outros temas mais trabalhados nessas intervenções coletivas estão elencados no gráfico 4 abaixo. </w:t>
      </w:r>
    </w:p>
    <w:p w14:paraId="6F35D13C" w14:textId="77777777" w:rsidR="005A23A2" w:rsidRPr="008B1791" w:rsidRDefault="005A23A2" w:rsidP="005A23A2">
      <w:pPr>
        <w:spacing w:after="120" w:line="290" w:lineRule="exact"/>
        <w:ind w:firstLine="709"/>
        <w:jc w:val="both"/>
        <w:rPr>
          <w:rFonts w:ascii="Calibri" w:hAnsi="Calibri" w:cs="Calibri"/>
          <w:sz w:val="24"/>
          <w:szCs w:val="24"/>
        </w:rPr>
      </w:pPr>
    </w:p>
    <w:p w14:paraId="7EA8D305" w14:textId="17E5D417" w:rsidR="005A23A2" w:rsidRPr="008B1791" w:rsidRDefault="002F5004" w:rsidP="002F5004">
      <w:pPr>
        <w:pStyle w:val="Legenda"/>
        <w:rPr>
          <w:rFonts w:ascii="Calibri" w:hAnsi="Calibri" w:cs="Calibri"/>
          <w:b w:val="0"/>
          <w:bCs w:val="0"/>
        </w:rPr>
      </w:pPr>
      <w:r w:rsidRPr="008B1791">
        <w:rPr>
          <w:rFonts w:ascii="Calibri" w:hAnsi="Calibri" w:cs="Calibri"/>
        </w:rPr>
        <w:t xml:space="preserve">Gráfico </w:t>
      </w:r>
      <w:r w:rsidRPr="008B1791">
        <w:rPr>
          <w:rFonts w:ascii="Calibri" w:hAnsi="Calibri" w:cs="Calibri"/>
        </w:rPr>
        <w:fldChar w:fldCharType="begin"/>
      </w:r>
      <w:r w:rsidRPr="008B1791">
        <w:rPr>
          <w:rFonts w:ascii="Calibri" w:hAnsi="Calibri" w:cs="Calibri"/>
        </w:rPr>
        <w:instrText xml:space="preserve"> SEQ Gráfico \* ARABIC </w:instrText>
      </w:r>
      <w:r w:rsidRPr="008B1791">
        <w:rPr>
          <w:rFonts w:ascii="Calibri" w:hAnsi="Calibri" w:cs="Calibri"/>
        </w:rPr>
        <w:fldChar w:fldCharType="separate"/>
      </w:r>
      <w:r w:rsidRPr="008B1791">
        <w:rPr>
          <w:rFonts w:ascii="Calibri" w:hAnsi="Calibri" w:cs="Calibri"/>
          <w:noProof/>
        </w:rPr>
        <w:t>4</w:t>
      </w:r>
      <w:r w:rsidRPr="008B1791">
        <w:rPr>
          <w:rFonts w:ascii="Calibri" w:hAnsi="Calibri" w:cs="Calibri"/>
          <w:noProof/>
        </w:rPr>
        <w:fldChar w:fldCharType="end"/>
      </w:r>
      <w:r w:rsidR="005A23A2" w:rsidRPr="008B1791">
        <w:rPr>
          <w:rFonts w:ascii="Calibri" w:hAnsi="Calibri" w:cs="Calibri"/>
        </w:rPr>
        <w:t>: Porcentagem de CRAS que realizaram atendimentos coletivos, por tipo de temática abordada (2023)</w:t>
      </w:r>
    </w:p>
    <w:p w14:paraId="7AF292CE"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noProof/>
          <w:sz w:val="24"/>
          <w:szCs w:val="24"/>
          <w:lang w:eastAsia="pt-BR"/>
        </w:rPr>
        <w:lastRenderedPageBreak/>
        <w:drawing>
          <wp:anchor distT="0" distB="0" distL="114300" distR="114300" simplePos="0" relativeHeight="251666434" behindDoc="0" locked="0" layoutInCell="1" allowOverlap="1" wp14:anchorId="5E47F621" wp14:editId="09BA3848">
            <wp:simplePos x="0" y="0"/>
            <wp:positionH relativeFrom="margin">
              <wp:align>right</wp:align>
            </wp:positionH>
            <wp:positionV relativeFrom="paragraph">
              <wp:posOffset>220980</wp:posOffset>
            </wp:positionV>
            <wp:extent cx="5753735" cy="2018030"/>
            <wp:effectExtent l="0" t="0" r="18415" b="1270"/>
            <wp:wrapTopAndBottom/>
            <wp:docPr id="962660318" name="Gráfico 1">
              <a:extLst xmlns:a="http://schemas.openxmlformats.org/drawingml/2006/main">
                <a:ext uri="{FF2B5EF4-FFF2-40B4-BE49-F238E27FC236}">
                  <a16:creationId xmlns:a16="http://schemas.microsoft.com/office/drawing/2014/main" id="{8D13709E-9354-6819-AF96-80C899A3A1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46F6DB7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Fonte: Censo SUAS 2023.</w:t>
      </w:r>
    </w:p>
    <w:p w14:paraId="074EADDE" w14:textId="77777777" w:rsidR="005A23A2" w:rsidRPr="008B1791" w:rsidRDefault="005A23A2" w:rsidP="005A23A2">
      <w:pPr>
        <w:spacing w:after="120" w:line="290" w:lineRule="exact"/>
        <w:jc w:val="both"/>
        <w:rPr>
          <w:rFonts w:ascii="Calibri" w:hAnsi="Calibri" w:cs="Calibri"/>
          <w:sz w:val="24"/>
          <w:szCs w:val="24"/>
          <w:highlight w:val="yellow"/>
        </w:rPr>
      </w:pPr>
    </w:p>
    <w:p w14:paraId="5DDCDE12" w14:textId="1CCE5607" w:rsidR="00566D26" w:rsidRPr="008B1791" w:rsidRDefault="00C76A35" w:rsidP="00566D26">
      <w:pPr>
        <w:spacing w:after="120" w:line="290" w:lineRule="exact"/>
        <w:ind w:firstLine="709"/>
        <w:jc w:val="both"/>
        <w:rPr>
          <w:rFonts w:ascii="Calibri" w:hAnsi="Calibri" w:cs="Calibri"/>
          <w:sz w:val="24"/>
          <w:szCs w:val="24"/>
          <w:highlight w:val="yellow"/>
        </w:rPr>
      </w:pPr>
      <w:r w:rsidRPr="008B1791">
        <w:rPr>
          <w:rFonts w:ascii="Calibri" w:hAnsi="Calibri" w:cs="Calibri"/>
          <w:sz w:val="24"/>
          <w:szCs w:val="24"/>
        </w:rPr>
        <w:t xml:space="preserve">Em suma, </w:t>
      </w:r>
      <w:r w:rsidR="002D2E2B" w:rsidRPr="008B1791">
        <w:rPr>
          <w:rFonts w:ascii="Calibri" w:hAnsi="Calibri" w:cs="Calibri"/>
          <w:sz w:val="24"/>
          <w:szCs w:val="24"/>
        </w:rPr>
        <w:t xml:space="preserve">tanto no campo da saúde como no da assistência social, </w:t>
      </w:r>
      <w:r w:rsidRPr="008B1791">
        <w:rPr>
          <w:rFonts w:ascii="Calibri" w:hAnsi="Calibri" w:cs="Calibri"/>
          <w:sz w:val="24"/>
          <w:szCs w:val="24"/>
        </w:rPr>
        <w:t>a</w:t>
      </w:r>
      <w:r w:rsidR="00566D26" w:rsidRPr="008B1791">
        <w:rPr>
          <w:rFonts w:ascii="Calibri" w:hAnsi="Calibri" w:cs="Calibri"/>
          <w:sz w:val="24"/>
          <w:szCs w:val="24"/>
        </w:rPr>
        <w:t xml:space="preserve">s ofertas realizadas através de intervenções coletivas remetem a metodologias de atendimento da população que comumente implicam na entrega de um bem ou serviço social a mais de um destinatário. Essa é uma estratégia que tem como objetivo otimizar a oferta de benefícios, fortalecer os vínculos entre beneficiários como forma de elevar a qualidade de vida dessas pessoas, e expandir as alternativas de cuidado e proteção disponíveis a eles. </w:t>
      </w:r>
    </w:p>
    <w:p w14:paraId="25E027B1" w14:textId="77777777" w:rsidR="006364B2" w:rsidRPr="008B1791" w:rsidRDefault="006364B2" w:rsidP="00F150C0">
      <w:pPr>
        <w:spacing w:after="120" w:line="290" w:lineRule="exact"/>
        <w:ind w:firstLine="709"/>
        <w:jc w:val="both"/>
        <w:rPr>
          <w:rFonts w:ascii="Calibri" w:hAnsi="Calibri" w:cs="Calibri"/>
          <w:sz w:val="24"/>
          <w:szCs w:val="24"/>
        </w:rPr>
      </w:pPr>
    </w:p>
    <w:p w14:paraId="35A73804" w14:textId="77777777" w:rsidR="00CE07BD" w:rsidRPr="008B1791" w:rsidRDefault="00CE07BD" w:rsidP="00CE07BD">
      <w:pPr>
        <w:pStyle w:val="Ttulo2"/>
        <w:rPr>
          <w:rFonts w:ascii="Calibri" w:hAnsi="Calibri" w:cs="Calibri"/>
        </w:rPr>
      </w:pPr>
      <w:r w:rsidRPr="008B1791">
        <w:rPr>
          <w:rFonts w:ascii="Calibri" w:hAnsi="Calibri" w:cs="Calibri"/>
        </w:rPr>
        <w:t>Ofertas coletivas realizadas através de intervenções territorializadas</w:t>
      </w:r>
    </w:p>
    <w:p w14:paraId="359DA755" w14:textId="77777777" w:rsidR="006364B2" w:rsidRPr="008B1791" w:rsidRDefault="006364B2" w:rsidP="00F150C0">
      <w:pPr>
        <w:spacing w:after="120" w:line="290" w:lineRule="exact"/>
        <w:ind w:firstLine="709"/>
        <w:jc w:val="both"/>
        <w:rPr>
          <w:rFonts w:ascii="Calibri" w:hAnsi="Calibri" w:cs="Calibri"/>
          <w:sz w:val="24"/>
          <w:szCs w:val="24"/>
        </w:rPr>
      </w:pPr>
    </w:p>
    <w:p w14:paraId="0EF5236E" w14:textId="3F68230C" w:rsidR="00635033" w:rsidRPr="008B1791" w:rsidRDefault="36FF04B4" w:rsidP="0063503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aponta Silva (2013), a dimensão territorial já está presente há muitas décadas nas iniciativas de planejamento estatal no país. Contudo, </w:t>
      </w:r>
      <w:r w:rsidR="00742DB0" w:rsidRPr="008B1791">
        <w:rPr>
          <w:rFonts w:ascii="Calibri" w:hAnsi="Calibri" w:cs="Calibri"/>
          <w:sz w:val="24"/>
          <w:szCs w:val="24"/>
        </w:rPr>
        <w:t xml:space="preserve">ele ganhou destaque </w:t>
      </w:r>
      <w:r w:rsidR="001B3339" w:rsidRPr="008B1791">
        <w:rPr>
          <w:rFonts w:ascii="Calibri" w:hAnsi="Calibri" w:cs="Calibri"/>
          <w:sz w:val="24"/>
          <w:szCs w:val="24"/>
        </w:rPr>
        <w:t>com o</w:t>
      </w:r>
      <w:r w:rsidR="00742DB0" w:rsidRPr="008B1791">
        <w:rPr>
          <w:rFonts w:ascii="Calibri" w:hAnsi="Calibri" w:cs="Calibri"/>
          <w:sz w:val="24"/>
          <w:szCs w:val="24"/>
        </w:rPr>
        <w:t xml:space="preserve"> </w:t>
      </w:r>
      <w:r w:rsidRPr="008B1791">
        <w:rPr>
          <w:rFonts w:ascii="Calibri" w:hAnsi="Calibri" w:cs="Calibri"/>
          <w:sz w:val="24"/>
          <w:szCs w:val="24"/>
        </w:rPr>
        <w:t>“processo de descentralização e desconcentração do poder político central da União nas últimas décadas” (Silva, 2013: p. 94). Se no período anterior à Nova República</w:t>
      </w:r>
      <w:r w:rsidR="008060FA" w:rsidRPr="008B1791">
        <w:rPr>
          <w:rFonts w:ascii="Calibri" w:hAnsi="Calibri" w:cs="Calibri"/>
          <w:sz w:val="24"/>
          <w:szCs w:val="24"/>
        </w:rPr>
        <w:t>,</w:t>
      </w:r>
      <w:r w:rsidRPr="008B1791">
        <w:rPr>
          <w:rFonts w:ascii="Calibri" w:hAnsi="Calibri" w:cs="Calibri"/>
          <w:sz w:val="24"/>
          <w:szCs w:val="24"/>
        </w:rPr>
        <w:t xml:space="preserve"> a mobilização do território como categoria relevante na oferta de políticas se centrava nas iniciativas de desenvolvimento regional ou planejamento governamental</w:t>
      </w:r>
      <w:r w:rsidR="00742DB0" w:rsidRPr="008B1791">
        <w:rPr>
          <w:rFonts w:ascii="Calibri" w:hAnsi="Calibri" w:cs="Calibri"/>
          <w:sz w:val="24"/>
          <w:szCs w:val="24"/>
        </w:rPr>
        <w:t>,</w:t>
      </w:r>
      <w:r w:rsidR="008060FA" w:rsidRPr="008B1791">
        <w:rPr>
          <w:rFonts w:ascii="Calibri" w:hAnsi="Calibri" w:cs="Calibri"/>
          <w:sz w:val="24"/>
          <w:szCs w:val="24"/>
        </w:rPr>
        <w:t xml:space="preserve"> </w:t>
      </w:r>
      <w:r w:rsidR="00742DB0" w:rsidRPr="008B1791">
        <w:rPr>
          <w:rFonts w:ascii="Calibri" w:hAnsi="Calibri" w:cs="Calibri"/>
          <w:sz w:val="24"/>
          <w:szCs w:val="24"/>
        </w:rPr>
        <w:t>nas décadas seguintes</w:t>
      </w:r>
      <w:r w:rsidR="008060FA" w:rsidRPr="008B1791">
        <w:rPr>
          <w:rFonts w:ascii="Calibri" w:hAnsi="Calibri" w:cs="Calibri"/>
          <w:sz w:val="24"/>
          <w:szCs w:val="24"/>
        </w:rPr>
        <w:t xml:space="preserve"> o tema passou a ser incorporado </w:t>
      </w:r>
      <w:r w:rsidRPr="008B1791">
        <w:rPr>
          <w:rFonts w:ascii="Calibri" w:hAnsi="Calibri" w:cs="Calibri"/>
          <w:sz w:val="24"/>
          <w:szCs w:val="24"/>
        </w:rPr>
        <w:t>nas mais diversas políticas</w:t>
      </w:r>
      <w:r w:rsidR="008060FA" w:rsidRPr="008B1791">
        <w:rPr>
          <w:rFonts w:ascii="Calibri" w:hAnsi="Calibri" w:cs="Calibri"/>
          <w:sz w:val="24"/>
          <w:szCs w:val="24"/>
        </w:rPr>
        <w:t xml:space="preserve"> públicas</w:t>
      </w:r>
      <w:r w:rsidRPr="008B1791">
        <w:rPr>
          <w:rFonts w:ascii="Calibri" w:hAnsi="Calibri" w:cs="Calibri"/>
          <w:sz w:val="24"/>
          <w:szCs w:val="24"/>
        </w:rPr>
        <w:t xml:space="preserve">, </w:t>
      </w:r>
      <w:r w:rsidR="008060FA" w:rsidRPr="008B1791">
        <w:rPr>
          <w:rFonts w:ascii="Calibri" w:hAnsi="Calibri" w:cs="Calibri"/>
          <w:sz w:val="24"/>
          <w:szCs w:val="24"/>
        </w:rPr>
        <w:t xml:space="preserve">em que pese sob </w:t>
      </w:r>
      <w:r w:rsidRPr="008B1791">
        <w:rPr>
          <w:rFonts w:ascii="Calibri" w:hAnsi="Calibri" w:cs="Calibri"/>
          <w:sz w:val="24"/>
          <w:szCs w:val="24"/>
        </w:rPr>
        <w:t>um amplo espectro de perspectivas</w:t>
      </w:r>
      <w:r w:rsidR="008060FA" w:rsidRPr="008B1791">
        <w:rPr>
          <w:rFonts w:ascii="Calibri" w:hAnsi="Calibri" w:cs="Calibri"/>
          <w:sz w:val="24"/>
          <w:szCs w:val="24"/>
        </w:rPr>
        <w:t xml:space="preserve">. </w:t>
      </w:r>
      <w:r w:rsidRPr="008B1791">
        <w:rPr>
          <w:rFonts w:ascii="Calibri" w:hAnsi="Calibri" w:cs="Calibri"/>
          <w:sz w:val="24"/>
          <w:szCs w:val="24"/>
        </w:rPr>
        <w:t>Entre esses usos</w:t>
      </w:r>
      <w:r w:rsidR="00742DB0" w:rsidRPr="008B1791">
        <w:rPr>
          <w:rFonts w:ascii="Calibri" w:hAnsi="Calibri" w:cs="Calibri"/>
          <w:sz w:val="24"/>
          <w:szCs w:val="24"/>
        </w:rPr>
        <w:t xml:space="preserve"> variados</w:t>
      </w:r>
      <w:r w:rsidRPr="008B1791">
        <w:rPr>
          <w:rFonts w:ascii="Calibri" w:hAnsi="Calibri" w:cs="Calibri"/>
          <w:sz w:val="24"/>
          <w:szCs w:val="24"/>
        </w:rPr>
        <w:t xml:space="preserve">, Silva (2013) destaca </w:t>
      </w:r>
      <w:r w:rsidR="00742DB0" w:rsidRPr="008B1791">
        <w:rPr>
          <w:rFonts w:ascii="Calibri" w:hAnsi="Calibri" w:cs="Calibri"/>
          <w:sz w:val="24"/>
          <w:szCs w:val="24"/>
        </w:rPr>
        <w:t>a abordagem d</w:t>
      </w:r>
      <w:r w:rsidRPr="008B1791">
        <w:rPr>
          <w:rFonts w:ascii="Calibri" w:hAnsi="Calibri" w:cs="Calibri"/>
          <w:sz w:val="24"/>
          <w:szCs w:val="24"/>
        </w:rPr>
        <w:t>o território “</w:t>
      </w:r>
      <w:r w:rsidRPr="008B1791">
        <w:rPr>
          <w:rFonts w:ascii="Calibri" w:hAnsi="Calibri" w:cs="Calibri"/>
          <w:i/>
          <w:iCs/>
          <w:sz w:val="24"/>
          <w:szCs w:val="24"/>
        </w:rPr>
        <w:t>como meio</w:t>
      </w:r>
      <w:r w:rsidRPr="008B1791">
        <w:rPr>
          <w:rFonts w:ascii="Calibri" w:hAnsi="Calibri" w:cs="Calibri"/>
          <w:sz w:val="24"/>
          <w:szCs w:val="24"/>
        </w:rPr>
        <w:t xml:space="preserve">”, adotado pelas “políticas eminentemente setoriais”, como a saúde e a assistência social. </w:t>
      </w:r>
      <w:r w:rsidR="00742DB0" w:rsidRPr="008B1791">
        <w:rPr>
          <w:rFonts w:ascii="Calibri" w:hAnsi="Calibri" w:cs="Calibri"/>
          <w:sz w:val="24"/>
          <w:szCs w:val="24"/>
        </w:rPr>
        <w:t xml:space="preserve"> Nessas </w:t>
      </w:r>
      <w:r w:rsidRPr="008B1791">
        <w:rPr>
          <w:rFonts w:ascii="Calibri" w:hAnsi="Calibri" w:cs="Calibri"/>
          <w:sz w:val="24"/>
          <w:szCs w:val="24"/>
        </w:rPr>
        <w:t>políticas</w:t>
      </w:r>
      <w:r w:rsidR="00742DB0" w:rsidRPr="008B1791">
        <w:rPr>
          <w:rFonts w:ascii="Calibri" w:hAnsi="Calibri" w:cs="Calibri"/>
          <w:sz w:val="24"/>
          <w:szCs w:val="24"/>
        </w:rPr>
        <w:t>,</w:t>
      </w:r>
      <w:r w:rsidRPr="008B1791">
        <w:rPr>
          <w:rFonts w:ascii="Calibri" w:hAnsi="Calibri" w:cs="Calibri"/>
          <w:sz w:val="24"/>
          <w:szCs w:val="24"/>
        </w:rPr>
        <w:t xml:space="preserve"> a visão territorial </w:t>
      </w:r>
      <w:r w:rsidR="00742DB0" w:rsidRPr="008B1791">
        <w:rPr>
          <w:rFonts w:ascii="Calibri" w:hAnsi="Calibri" w:cs="Calibri"/>
          <w:sz w:val="24"/>
          <w:szCs w:val="24"/>
        </w:rPr>
        <w:t xml:space="preserve">é desenvolvida </w:t>
      </w:r>
      <w:r w:rsidRPr="008B1791">
        <w:rPr>
          <w:rFonts w:ascii="Calibri" w:hAnsi="Calibri" w:cs="Calibri"/>
          <w:sz w:val="24"/>
          <w:szCs w:val="24"/>
        </w:rPr>
        <w:t xml:space="preserve">como estratégia que permite uma implementação mais eficiente das ações, como </w:t>
      </w:r>
      <w:r w:rsidR="00742DB0" w:rsidRPr="008B1791">
        <w:rPr>
          <w:rFonts w:ascii="Calibri" w:hAnsi="Calibri" w:cs="Calibri"/>
          <w:sz w:val="24"/>
          <w:szCs w:val="24"/>
        </w:rPr>
        <w:t>n</w:t>
      </w:r>
      <w:r w:rsidRPr="008B1791">
        <w:rPr>
          <w:rFonts w:ascii="Calibri" w:hAnsi="Calibri" w:cs="Calibri"/>
          <w:sz w:val="24"/>
          <w:szCs w:val="24"/>
        </w:rPr>
        <w:t xml:space="preserve">o caso </w:t>
      </w:r>
      <w:r w:rsidR="00742DB0" w:rsidRPr="008B1791">
        <w:rPr>
          <w:rFonts w:ascii="Calibri" w:hAnsi="Calibri" w:cs="Calibri"/>
          <w:sz w:val="24"/>
          <w:szCs w:val="24"/>
        </w:rPr>
        <w:t>d</w:t>
      </w:r>
      <w:r w:rsidRPr="008B1791">
        <w:rPr>
          <w:rFonts w:ascii="Calibri" w:hAnsi="Calibri" w:cs="Calibri"/>
          <w:sz w:val="24"/>
          <w:szCs w:val="24"/>
        </w:rPr>
        <w:t>o Programa Saúde da Família</w:t>
      </w:r>
      <w:r w:rsidR="00742DB0" w:rsidRPr="008B1791">
        <w:rPr>
          <w:rFonts w:ascii="Calibri" w:hAnsi="Calibri" w:cs="Calibri"/>
          <w:sz w:val="24"/>
          <w:szCs w:val="24"/>
        </w:rPr>
        <w:t>, ou do modelo de regionalização das ações de saúde</w:t>
      </w:r>
      <w:r w:rsidRPr="008B1791">
        <w:rPr>
          <w:rFonts w:ascii="Calibri" w:hAnsi="Calibri" w:cs="Calibri"/>
          <w:sz w:val="24"/>
          <w:szCs w:val="24"/>
        </w:rPr>
        <w:t>.</w:t>
      </w:r>
    </w:p>
    <w:p w14:paraId="11C71323" w14:textId="0345CD35" w:rsidR="00A84AD2" w:rsidRPr="008B1791" w:rsidRDefault="36FF04B4" w:rsidP="001A2040">
      <w:pPr>
        <w:spacing w:after="120" w:line="290" w:lineRule="exact"/>
        <w:ind w:firstLine="709"/>
        <w:jc w:val="both"/>
        <w:rPr>
          <w:rFonts w:ascii="Calibri" w:hAnsi="Calibri" w:cs="Calibri"/>
          <w:sz w:val="24"/>
          <w:szCs w:val="24"/>
        </w:rPr>
      </w:pPr>
      <w:r w:rsidRPr="008B1791">
        <w:rPr>
          <w:rFonts w:ascii="Calibri" w:hAnsi="Calibri" w:cs="Calibri"/>
          <w:sz w:val="24"/>
          <w:szCs w:val="24"/>
        </w:rPr>
        <w:t>Para além de seu papel enquanto princípio organizacional,</w:t>
      </w:r>
      <w:r w:rsidR="001B3339" w:rsidRPr="008B1791">
        <w:rPr>
          <w:rFonts w:ascii="Calibri" w:hAnsi="Calibri" w:cs="Calibri"/>
          <w:sz w:val="24"/>
          <w:szCs w:val="24"/>
        </w:rPr>
        <w:t xml:space="preserve"> a mobilização do território também respondeu, no caso das políticas de saúde e assistência social, a uma estratégia de </w:t>
      </w:r>
      <w:r w:rsidR="00FD3913" w:rsidRPr="008B1791">
        <w:rPr>
          <w:rFonts w:ascii="Calibri" w:hAnsi="Calibri" w:cs="Calibri"/>
          <w:sz w:val="24"/>
          <w:szCs w:val="24"/>
        </w:rPr>
        <w:t xml:space="preserve">reconhecimento e </w:t>
      </w:r>
      <w:r w:rsidR="001B3339" w:rsidRPr="008B1791">
        <w:rPr>
          <w:rFonts w:ascii="Calibri" w:hAnsi="Calibri" w:cs="Calibri"/>
          <w:sz w:val="24"/>
          <w:szCs w:val="24"/>
        </w:rPr>
        <w:t xml:space="preserve">aproximação com </w:t>
      </w:r>
      <w:r w:rsidR="00FD3913" w:rsidRPr="008B1791">
        <w:rPr>
          <w:rFonts w:ascii="Calibri" w:hAnsi="Calibri" w:cs="Calibri"/>
          <w:sz w:val="24"/>
          <w:szCs w:val="24"/>
        </w:rPr>
        <w:t>a diversidade dos contextos sociais que marcam os territórios sob os quais suas ações incidem.</w:t>
      </w:r>
      <w:r w:rsidR="001B3339" w:rsidRPr="008B1791">
        <w:rPr>
          <w:rFonts w:ascii="Calibri" w:hAnsi="Calibri" w:cs="Calibri"/>
          <w:sz w:val="24"/>
          <w:szCs w:val="24"/>
        </w:rPr>
        <w:t xml:space="preserve"> </w:t>
      </w:r>
      <w:r w:rsidRPr="008B1791">
        <w:rPr>
          <w:rFonts w:ascii="Calibri" w:hAnsi="Calibri" w:cs="Calibri"/>
          <w:sz w:val="24"/>
          <w:szCs w:val="24"/>
        </w:rPr>
        <w:t>Se apropriando de enfoques sobre o território de Milton Santos, que fogem a lógica puramente espacial e física dos locais onde a política é implementada, a assistência social e a saúde, ao longo do processo de desenvolvimento de suas ações, oferecem um novo paradigma para a dimensão territorial. O território seria assim,</w:t>
      </w:r>
    </w:p>
    <w:p w14:paraId="4AE14522" w14:textId="64F6ED87" w:rsidR="00DC6A2E" w:rsidRPr="008B1791" w:rsidRDefault="36FF04B4" w:rsidP="00947607">
      <w:pPr>
        <w:spacing w:after="120" w:line="290" w:lineRule="atLeast"/>
        <w:ind w:left="2268"/>
        <w:jc w:val="both"/>
        <w:rPr>
          <w:rFonts w:ascii="Calibri" w:hAnsi="Calibri" w:cs="Calibri"/>
          <w:sz w:val="24"/>
          <w:szCs w:val="24"/>
        </w:rPr>
      </w:pPr>
      <w:r w:rsidRPr="008B1791">
        <w:rPr>
          <w:rFonts w:ascii="Calibri" w:hAnsi="Calibri" w:cs="Calibri"/>
          <w:sz w:val="24"/>
          <w:szCs w:val="24"/>
        </w:rPr>
        <w:t xml:space="preserve">“o espaço recheado pelas relações sociais passadas e presentes, a forma específica de apropriação e interação com o ambiente físico, as </w:t>
      </w:r>
      <w:r w:rsidRPr="008B1791">
        <w:rPr>
          <w:rFonts w:ascii="Calibri" w:hAnsi="Calibri" w:cs="Calibri"/>
          <w:sz w:val="24"/>
          <w:szCs w:val="24"/>
        </w:rPr>
        <w:lastRenderedPageBreak/>
        <w:t xml:space="preserve">ofertas e as ausências de políticas públicas, as relações políticas e econômicas que o perpassam, os conflitos e os laços de solidariedade nele existentes. Isto significa dizer que, em grande medida, as potencialidades ou vulnerabilidades de uma família ou indivíduo são determinadas pelo território no qual ela está inserida” (BRASIL, 2013: p.14). </w:t>
      </w:r>
    </w:p>
    <w:p w14:paraId="6C8EDE85" w14:textId="5775CA37" w:rsidR="36FF04B4" w:rsidRPr="008B1791" w:rsidRDefault="36FF04B4" w:rsidP="36FF04B4">
      <w:pPr>
        <w:spacing w:after="120" w:line="290" w:lineRule="atLeast"/>
        <w:ind w:left="2268"/>
        <w:jc w:val="both"/>
        <w:rPr>
          <w:rFonts w:ascii="Calibri" w:hAnsi="Calibri" w:cs="Calibri"/>
          <w:sz w:val="24"/>
          <w:szCs w:val="24"/>
        </w:rPr>
      </w:pPr>
    </w:p>
    <w:p w14:paraId="5FC8FAD3" w14:textId="14582AE2" w:rsidR="006C6762" w:rsidRPr="008B1791" w:rsidRDefault="006C6762" w:rsidP="00A310D3">
      <w:pPr>
        <w:spacing w:after="120" w:line="290" w:lineRule="exact"/>
        <w:ind w:firstLine="709"/>
        <w:jc w:val="both"/>
        <w:rPr>
          <w:rFonts w:ascii="Calibri" w:hAnsi="Calibri" w:cs="Calibri"/>
          <w:sz w:val="24"/>
          <w:szCs w:val="24"/>
        </w:rPr>
      </w:pPr>
      <w:r w:rsidRPr="008B1791">
        <w:rPr>
          <w:rFonts w:ascii="Calibri" w:hAnsi="Calibri" w:cs="Calibri"/>
          <w:sz w:val="24"/>
          <w:szCs w:val="24"/>
        </w:rPr>
        <w:t>Para Souza (1995), a ocupação do território gera raízes e identidade, de modo que um grupo não pode ser compreendido sem ele; a identidade sociocultural das pessoas está inextricavelmente ligada aos atributos do espaço concreto. A noção de território surge, portanto, das relações sociais projetadas no espaço, sendo uma consequência da vida em sociedade. Segundo Gondim e Monken (2009), não faz sentido pensar no território como uma mera delimitação de área, mas é necessário reconhecer processos e territorialidades, que ultrapassam os limites previamente determinados.</w:t>
      </w:r>
    </w:p>
    <w:p w14:paraId="67B7A818" w14:textId="09633DF7" w:rsidR="00E473E5" w:rsidRPr="008B1791" w:rsidRDefault="00D35821"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E473E5" w:rsidRPr="008B1791">
        <w:rPr>
          <w:rFonts w:ascii="Calibri" w:hAnsi="Calibri" w:cs="Calibri"/>
          <w:sz w:val="24"/>
          <w:szCs w:val="24"/>
        </w:rPr>
        <w:t xml:space="preserve"> desenho da política e d</w:t>
      </w:r>
      <w:r w:rsidR="00CB4E26" w:rsidRPr="008B1791">
        <w:rPr>
          <w:rFonts w:ascii="Calibri" w:hAnsi="Calibri" w:cs="Calibri"/>
          <w:sz w:val="24"/>
          <w:szCs w:val="24"/>
        </w:rPr>
        <w:t xml:space="preserve">o </w:t>
      </w:r>
      <w:r w:rsidR="0021637F" w:rsidRPr="008B1791">
        <w:rPr>
          <w:rFonts w:ascii="Calibri" w:hAnsi="Calibri" w:cs="Calibri"/>
          <w:sz w:val="24"/>
          <w:szCs w:val="24"/>
        </w:rPr>
        <w:t>modelo de oferta do</w:t>
      </w:r>
      <w:r w:rsidR="00E473E5" w:rsidRPr="008B1791">
        <w:rPr>
          <w:rFonts w:ascii="Calibri" w:hAnsi="Calibri" w:cs="Calibri"/>
          <w:sz w:val="24"/>
          <w:szCs w:val="24"/>
        </w:rPr>
        <w:t xml:space="preserve"> benefício serão caracterizados por situações e agravos sociais ou de saúde de comunidades como um todo</w:t>
      </w:r>
      <w:r w:rsidRPr="008B1791">
        <w:rPr>
          <w:rFonts w:ascii="Calibri" w:hAnsi="Calibri" w:cs="Calibri"/>
          <w:sz w:val="24"/>
          <w:szCs w:val="24"/>
        </w:rPr>
        <w:t>,</w:t>
      </w:r>
      <w:r w:rsidR="00E473E5" w:rsidRPr="008B1791">
        <w:rPr>
          <w:rFonts w:ascii="Calibri" w:hAnsi="Calibri" w:cs="Calibri"/>
          <w:sz w:val="24"/>
          <w:szCs w:val="24"/>
        </w:rPr>
        <w:t xml:space="preserve"> e não</w:t>
      </w:r>
      <w:r w:rsidR="0021637F" w:rsidRPr="008B1791">
        <w:rPr>
          <w:rFonts w:ascii="Calibri" w:hAnsi="Calibri" w:cs="Calibri"/>
          <w:sz w:val="24"/>
          <w:szCs w:val="24"/>
        </w:rPr>
        <w:t xml:space="preserve"> </w:t>
      </w:r>
      <w:r w:rsidRPr="008B1791">
        <w:rPr>
          <w:rFonts w:ascii="Calibri" w:hAnsi="Calibri" w:cs="Calibri"/>
          <w:sz w:val="24"/>
          <w:szCs w:val="24"/>
        </w:rPr>
        <w:t>limitados a</w:t>
      </w:r>
      <w:r w:rsidR="00E473E5" w:rsidRPr="008B1791">
        <w:rPr>
          <w:rFonts w:ascii="Calibri" w:hAnsi="Calibri" w:cs="Calibri"/>
          <w:sz w:val="24"/>
          <w:szCs w:val="24"/>
        </w:rPr>
        <w:t xml:space="preserve"> traços individuais</w:t>
      </w:r>
      <w:r w:rsidR="006E333D" w:rsidRPr="008B1791">
        <w:rPr>
          <w:rFonts w:ascii="Calibri" w:hAnsi="Calibri" w:cs="Calibri"/>
          <w:sz w:val="24"/>
          <w:szCs w:val="24"/>
        </w:rPr>
        <w:t xml:space="preserve"> de seus componentes</w:t>
      </w:r>
      <w:r w:rsidR="00E473E5" w:rsidRPr="008B1791">
        <w:rPr>
          <w:rFonts w:ascii="Calibri" w:hAnsi="Calibri" w:cs="Calibri"/>
          <w:sz w:val="24"/>
          <w:szCs w:val="24"/>
        </w:rPr>
        <w:t xml:space="preserve">. </w:t>
      </w:r>
      <w:r w:rsidR="001A2040" w:rsidRPr="008B1791">
        <w:rPr>
          <w:rFonts w:ascii="Calibri" w:hAnsi="Calibri" w:cs="Calibri"/>
          <w:sz w:val="24"/>
          <w:szCs w:val="24"/>
        </w:rPr>
        <w:t>Dessa forma</w:t>
      </w:r>
      <w:r w:rsidR="006E333D" w:rsidRPr="008B1791">
        <w:rPr>
          <w:rFonts w:ascii="Calibri" w:hAnsi="Calibri" w:cs="Calibri"/>
          <w:sz w:val="24"/>
          <w:szCs w:val="24"/>
        </w:rPr>
        <w:t xml:space="preserve">, </w:t>
      </w:r>
      <w:r w:rsidR="00E473E5" w:rsidRPr="008B1791">
        <w:rPr>
          <w:rFonts w:ascii="Calibri" w:hAnsi="Calibri" w:cs="Calibri"/>
          <w:sz w:val="24"/>
          <w:szCs w:val="24"/>
        </w:rPr>
        <w:t>são as demandas e atributos do território</w:t>
      </w:r>
      <w:r w:rsidR="00AC2D57" w:rsidRPr="008B1791">
        <w:rPr>
          <w:rFonts w:ascii="Calibri" w:hAnsi="Calibri" w:cs="Calibri"/>
          <w:sz w:val="24"/>
          <w:szCs w:val="24"/>
        </w:rPr>
        <w:t xml:space="preserve"> que definem a oferta, tais como a </w:t>
      </w:r>
      <w:r w:rsidR="00E473E5" w:rsidRPr="008B1791">
        <w:rPr>
          <w:rFonts w:ascii="Calibri" w:hAnsi="Calibri" w:cs="Calibri"/>
          <w:sz w:val="24"/>
          <w:szCs w:val="24"/>
        </w:rPr>
        <w:t xml:space="preserve">prevalência de vulnerabilidades ou doenças, demandas de cuidado e proteção social, </w:t>
      </w:r>
      <w:r w:rsidRPr="008B1791">
        <w:rPr>
          <w:rFonts w:ascii="Calibri" w:hAnsi="Calibri" w:cs="Calibri"/>
          <w:sz w:val="24"/>
          <w:szCs w:val="24"/>
        </w:rPr>
        <w:t xml:space="preserve">bem </w:t>
      </w:r>
      <w:r w:rsidR="00E473E5" w:rsidRPr="008B1791">
        <w:rPr>
          <w:rFonts w:ascii="Calibri" w:hAnsi="Calibri" w:cs="Calibri"/>
          <w:sz w:val="24"/>
          <w:szCs w:val="24"/>
        </w:rPr>
        <w:t>como potencialidades e deficiências existentes para o atendimento das necessidades da população que habitam em um espaço físico.</w:t>
      </w:r>
      <w:r w:rsidR="00A519C2" w:rsidRPr="008B1791">
        <w:rPr>
          <w:rFonts w:ascii="Calibri" w:hAnsi="Calibri" w:cs="Calibri"/>
          <w:sz w:val="24"/>
          <w:szCs w:val="24"/>
        </w:rPr>
        <w:t xml:space="preserve"> </w:t>
      </w:r>
      <w:r w:rsidR="005E6E4F" w:rsidRPr="008B1791">
        <w:rPr>
          <w:rFonts w:ascii="Calibri" w:hAnsi="Calibri" w:cs="Calibri"/>
          <w:sz w:val="24"/>
          <w:szCs w:val="24"/>
        </w:rPr>
        <w:t xml:space="preserve">A territorialização, é assim, um traço marcante da </w:t>
      </w:r>
      <w:r w:rsidR="00222B51" w:rsidRPr="008B1791">
        <w:rPr>
          <w:rFonts w:ascii="Calibri" w:hAnsi="Calibri" w:cs="Calibri"/>
          <w:sz w:val="24"/>
          <w:szCs w:val="24"/>
        </w:rPr>
        <w:t>política</w:t>
      </w:r>
      <w:r w:rsidR="005E6E4F" w:rsidRPr="008B1791">
        <w:rPr>
          <w:rFonts w:ascii="Calibri" w:hAnsi="Calibri" w:cs="Calibri"/>
          <w:sz w:val="24"/>
          <w:szCs w:val="24"/>
        </w:rPr>
        <w:t>, mesmo que ela lance mão de outras formas de intervenção como parte da estratégia de implementação de ações.</w:t>
      </w:r>
      <w:r w:rsidR="00222B51" w:rsidRPr="008B1791">
        <w:rPr>
          <w:rFonts w:ascii="Calibri" w:hAnsi="Calibri" w:cs="Calibri"/>
          <w:sz w:val="24"/>
          <w:szCs w:val="24"/>
        </w:rPr>
        <w:t xml:space="preserve"> </w:t>
      </w:r>
      <w:r w:rsidR="004E5B0A" w:rsidRPr="008B1791">
        <w:rPr>
          <w:rFonts w:ascii="Calibri" w:hAnsi="Calibri" w:cs="Calibri"/>
          <w:sz w:val="24"/>
          <w:szCs w:val="24"/>
        </w:rPr>
        <w:t xml:space="preserve">As ofertas territorializadas </w:t>
      </w:r>
      <w:r w:rsidRPr="008B1791">
        <w:rPr>
          <w:rFonts w:ascii="Calibri" w:hAnsi="Calibri" w:cs="Calibri"/>
          <w:sz w:val="24"/>
          <w:szCs w:val="24"/>
        </w:rPr>
        <w:t xml:space="preserve">e o diagnóstico do território passam a ganhar relevância </w:t>
      </w:r>
      <w:r w:rsidR="004E5B0A" w:rsidRPr="008B1791">
        <w:rPr>
          <w:rFonts w:ascii="Calibri" w:hAnsi="Calibri" w:cs="Calibri"/>
          <w:sz w:val="24"/>
          <w:szCs w:val="24"/>
        </w:rPr>
        <w:t>tanto na implementação de serviços d</w:t>
      </w:r>
      <w:r w:rsidR="009E6463" w:rsidRPr="008B1791">
        <w:rPr>
          <w:rFonts w:ascii="Calibri" w:hAnsi="Calibri" w:cs="Calibri"/>
          <w:sz w:val="24"/>
          <w:szCs w:val="24"/>
        </w:rPr>
        <w:t>e</w:t>
      </w:r>
      <w:r w:rsidR="004E5B0A" w:rsidRPr="008B1791">
        <w:rPr>
          <w:rFonts w:ascii="Calibri" w:hAnsi="Calibri" w:cs="Calibri"/>
          <w:sz w:val="24"/>
          <w:szCs w:val="24"/>
        </w:rPr>
        <w:t xml:space="preserve"> saúde como </w:t>
      </w:r>
      <w:r w:rsidR="009E6463" w:rsidRPr="008B1791">
        <w:rPr>
          <w:rFonts w:ascii="Calibri" w:hAnsi="Calibri" w:cs="Calibri"/>
          <w:sz w:val="24"/>
          <w:szCs w:val="24"/>
        </w:rPr>
        <w:t>de assistência social.</w:t>
      </w:r>
    </w:p>
    <w:p w14:paraId="631CD2E0" w14:textId="1B716AA3" w:rsidR="004D021D" w:rsidRPr="008B1791" w:rsidRDefault="00874D43"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Conceito caro para </w:t>
      </w:r>
      <w:r w:rsidR="003D0DEA" w:rsidRPr="008B1791">
        <w:rPr>
          <w:rFonts w:ascii="Calibri" w:hAnsi="Calibri" w:cs="Calibri"/>
          <w:sz w:val="24"/>
          <w:szCs w:val="24"/>
        </w:rPr>
        <w:t>a execução d</w:t>
      </w:r>
      <w:r w:rsidR="0006682A" w:rsidRPr="008B1791">
        <w:rPr>
          <w:rFonts w:ascii="Calibri" w:hAnsi="Calibri" w:cs="Calibri"/>
          <w:sz w:val="24"/>
          <w:szCs w:val="24"/>
        </w:rPr>
        <w:t>a Estratégia de Saúde da Família</w:t>
      </w:r>
      <w:r w:rsidR="00F96074" w:rsidRPr="008B1791">
        <w:rPr>
          <w:rFonts w:ascii="Calibri" w:hAnsi="Calibri" w:cs="Calibri"/>
          <w:sz w:val="24"/>
          <w:szCs w:val="24"/>
        </w:rPr>
        <w:t xml:space="preserve"> (ESF)</w:t>
      </w:r>
      <w:r w:rsidR="00C37380" w:rsidRPr="008B1791">
        <w:rPr>
          <w:rFonts w:ascii="Calibri" w:hAnsi="Calibri" w:cs="Calibri"/>
          <w:sz w:val="24"/>
          <w:szCs w:val="24"/>
        </w:rPr>
        <w:t>,</w:t>
      </w:r>
      <w:r w:rsidR="0006682A" w:rsidRPr="008B1791">
        <w:rPr>
          <w:rFonts w:ascii="Calibri" w:hAnsi="Calibri" w:cs="Calibri"/>
          <w:sz w:val="24"/>
          <w:szCs w:val="24"/>
        </w:rPr>
        <w:t xml:space="preserve"> </w:t>
      </w:r>
      <w:r w:rsidR="00D35821" w:rsidRPr="008B1791">
        <w:rPr>
          <w:rFonts w:ascii="Calibri" w:hAnsi="Calibri" w:cs="Calibri"/>
          <w:sz w:val="24"/>
          <w:szCs w:val="24"/>
        </w:rPr>
        <w:t xml:space="preserve">para o desenho </w:t>
      </w:r>
      <w:r w:rsidR="00C37380" w:rsidRPr="008B1791">
        <w:rPr>
          <w:rFonts w:ascii="Calibri" w:hAnsi="Calibri" w:cs="Calibri"/>
          <w:sz w:val="24"/>
          <w:szCs w:val="24"/>
        </w:rPr>
        <w:t>d</w:t>
      </w:r>
      <w:r w:rsidR="0006682A" w:rsidRPr="008B1791">
        <w:rPr>
          <w:rFonts w:ascii="Calibri" w:hAnsi="Calibri" w:cs="Calibri"/>
          <w:sz w:val="24"/>
          <w:szCs w:val="24"/>
        </w:rPr>
        <w:t xml:space="preserve">as ações da </w:t>
      </w:r>
      <w:r w:rsidR="00FD36C6" w:rsidRPr="008B1791">
        <w:rPr>
          <w:rFonts w:ascii="Calibri" w:hAnsi="Calibri" w:cs="Calibri"/>
          <w:sz w:val="24"/>
          <w:szCs w:val="24"/>
        </w:rPr>
        <w:t>V</w:t>
      </w:r>
      <w:r w:rsidR="00C55D49" w:rsidRPr="008B1791">
        <w:rPr>
          <w:rFonts w:ascii="Calibri" w:hAnsi="Calibri" w:cs="Calibri"/>
          <w:sz w:val="24"/>
          <w:szCs w:val="24"/>
        </w:rPr>
        <w:t>igilância em saúde</w:t>
      </w:r>
      <w:r w:rsidR="007E328E" w:rsidRPr="008B1791">
        <w:rPr>
          <w:rFonts w:ascii="Calibri" w:hAnsi="Calibri" w:cs="Calibri"/>
          <w:sz w:val="24"/>
          <w:szCs w:val="24"/>
        </w:rPr>
        <w:t xml:space="preserve"> ou para implementação d</w:t>
      </w:r>
      <w:r w:rsidR="00577411" w:rsidRPr="008B1791">
        <w:rPr>
          <w:rFonts w:ascii="Calibri" w:hAnsi="Calibri" w:cs="Calibri"/>
          <w:sz w:val="24"/>
          <w:szCs w:val="24"/>
        </w:rPr>
        <w:t>e</w:t>
      </w:r>
      <w:r w:rsidR="007E328E" w:rsidRPr="008B1791">
        <w:rPr>
          <w:rFonts w:ascii="Calibri" w:hAnsi="Calibri" w:cs="Calibri"/>
          <w:sz w:val="24"/>
          <w:szCs w:val="24"/>
        </w:rPr>
        <w:t xml:space="preserve"> equipamentos públicos</w:t>
      </w:r>
      <w:r w:rsidR="00577411" w:rsidRPr="008B1791">
        <w:rPr>
          <w:rFonts w:ascii="Calibri" w:hAnsi="Calibri" w:cs="Calibri"/>
          <w:sz w:val="24"/>
          <w:szCs w:val="24"/>
        </w:rPr>
        <w:t>,</w:t>
      </w:r>
      <w:r w:rsidR="002F505E" w:rsidRPr="008B1791">
        <w:rPr>
          <w:rFonts w:ascii="Calibri" w:hAnsi="Calibri" w:cs="Calibri"/>
          <w:sz w:val="24"/>
          <w:szCs w:val="24"/>
        </w:rPr>
        <w:t xml:space="preserve"> </w:t>
      </w:r>
      <w:r w:rsidR="004024A2" w:rsidRPr="008B1791">
        <w:rPr>
          <w:rFonts w:ascii="Calibri" w:hAnsi="Calibri" w:cs="Calibri"/>
          <w:sz w:val="24"/>
          <w:szCs w:val="24"/>
        </w:rPr>
        <w:t>a</w:t>
      </w:r>
      <w:r w:rsidR="004D021D" w:rsidRPr="008B1791">
        <w:rPr>
          <w:rFonts w:ascii="Calibri" w:hAnsi="Calibri" w:cs="Calibri"/>
          <w:sz w:val="24"/>
          <w:szCs w:val="24"/>
        </w:rPr>
        <w:t xml:space="preserve"> territorialização </w:t>
      </w:r>
      <w:r w:rsidR="00B64E78" w:rsidRPr="008B1791">
        <w:rPr>
          <w:rFonts w:ascii="Calibri" w:hAnsi="Calibri" w:cs="Calibri"/>
          <w:sz w:val="24"/>
          <w:szCs w:val="24"/>
        </w:rPr>
        <w:t>vem sendo descrit</w:t>
      </w:r>
      <w:r w:rsidR="00ED5E6E" w:rsidRPr="008B1791">
        <w:rPr>
          <w:rFonts w:ascii="Calibri" w:hAnsi="Calibri" w:cs="Calibri"/>
          <w:sz w:val="24"/>
          <w:szCs w:val="24"/>
        </w:rPr>
        <w:t>a</w:t>
      </w:r>
      <w:r w:rsidR="00B64E78" w:rsidRPr="008B1791">
        <w:rPr>
          <w:rFonts w:ascii="Calibri" w:hAnsi="Calibri" w:cs="Calibri"/>
          <w:sz w:val="24"/>
          <w:szCs w:val="24"/>
        </w:rPr>
        <w:t xml:space="preserve"> e defendid</w:t>
      </w:r>
      <w:r w:rsidR="00ED5E6E" w:rsidRPr="008B1791">
        <w:rPr>
          <w:rFonts w:ascii="Calibri" w:hAnsi="Calibri" w:cs="Calibri"/>
          <w:sz w:val="24"/>
          <w:szCs w:val="24"/>
        </w:rPr>
        <w:t>a</w:t>
      </w:r>
      <w:r w:rsidR="00B64E78" w:rsidRPr="008B1791">
        <w:rPr>
          <w:rFonts w:ascii="Calibri" w:hAnsi="Calibri" w:cs="Calibri"/>
          <w:sz w:val="24"/>
          <w:szCs w:val="24"/>
        </w:rPr>
        <w:t xml:space="preserve"> </w:t>
      </w:r>
      <w:r w:rsidR="00ED5E6E" w:rsidRPr="008B1791">
        <w:rPr>
          <w:rFonts w:ascii="Calibri" w:hAnsi="Calibri" w:cs="Calibri"/>
          <w:sz w:val="24"/>
          <w:szCs w:val="24"/>
        </w:rPr>
        <w:t>em estudos</w:t>
      </w:r>
      <w:r w:rsidR="00B64E78" w:rsidRPr="008B1791">
        <w:rPr>
          <w:rFonts w:ascii="Calibri" w:hAnsi="Calibri" w:cs="Calibri"/>
          <w:sz w:val="24"/>
          <w:szCs w:val="24"/>
        </w:rPr>
        <w:t xml:space="preserve"> na área da saúde coletiva como </w:t>
      </w:r>
      <w:r w:rsidR="005D71D2" w:rsidRPr="008B1791">
        <w:rPr>
          <w:rFonts w:ascii="Calibri" w:hAnsi="Calibri" w:cs="Calibri"/>
          <w:sz w:val="24"/>
          <w:szCs w:val="24"/>
        </w:rPr>
        <w:t xml:space="preserve">elemento fundamental para a </w:t>
      </w:r>
      <w:r w:rsidR="003C5603" w:rsidRPr="008B1791">
        <w:rPr>
          <w:rFonts w:ascii="Calibri" w:hAnsi="Calibri" w:cs="Calibri"/>
          <w:sz w:val="24"/>
          <w:szCs w:val="24"/>
        </w:rPr>
        <w:t xml:space="preserve">efetividade </w:t>
      </w:r>
      <w:r w:rsidR="00FB6C02" w:rsidRPr="008B1791">
        <w:rPr>
          <w:rFonts w:ascii="Calibri" w:hAnsi="Calibri" w:cs="Calibri"/>
          <w:sz w:val="24"/>
          <w:szCs w:val="24"/>
        </w:rPr>
        <w:t xml:space="preserve">da política pública. </w:t>
      </w:r>
      <w:r w:rsidR="008E5B70" w:rsidRPr="008B1791">
        <w:rPr>
          <w:rFonts w:ascii="Calibri" w:hAnsi="Calibri" w:cs="Calibri"/>
          <w:sz w:val="24"/>
          <w:szCs w:val="24"/>
        </w:rPr>
        <w:t>Para autores</w:t>
      </w:r>
      <w:r w:rsidR="00065185" w:rsidRPr="008B1791">
        <w:rPr>
          <w:rFonts w:ascii="Calibri" w:hAnsi="Calibri" w:cs="Calibri"/>
          <w:sz w:val="24"/>
          <w:szCs w:val="24"/>
        </w:rPr>
        <w:t xml:space="preserve"> como Gondin e Monken (2021)</w:t>
      </w:r>
      <w:r w:rsidR="00CD66B1" w:rsidRPr="008B1791">
        <w:rPr>
          <w:rFonts w:ascii="Calibri" w:hAnsi="Calibri" w:cs="Calibri"/>
          <w:sz w:val="24"/>
          <w:szCs w:val="24"/>
        </w:rPr>
        <w:t xml:space="preserve"> </w:t>
      </w:r>
      <w:r w:rsidR="00111F15" w:rsidRPr="008B1791">
        <w:rPr>
          <w:rFonts w:ascii="Calibri" w:hAnsi="Calibri" w:cs="Calibri"/>
          <w:sz w:val="24"/>
          <w:szCs w:val="24"/>
        </w:rPr>
        <w:t>ou</w:t>
      </w:r>
      <w:r w:rsidR="00CD66B1" w:rsidRPr="008B1791">
        <w:rPr>
          <w:rFonts w:ascii="Calibri" w:hAnsi="Calibri" w:cs="Calibri"/>
          <w:sz w:val="24"/>
          <w:szCs w:val="24"/>
        </w:rPr>
        <w:t xml:space="preserve"> Santos e Rigotto (2010)</w:t>
      </w:r>
      <w:r w:rsidR="008E5B70" w:rsidRPr="008B1791">
        <w:rPr>
          <w:rFonts w:ascii="Calibri" w:hAnsi="Calibri" w:cs="Calibri"/>
          <w:sz w:val="24"/>
          <w:szCs w:val="24"/>
        </w:rPr>
        <w:t xml:space="preserve">, enquanto o território </w:t>
      </w:r>
      <w:r w:rsidR="000A582C" w:rsidRPr="008B1791">
        <w:rPr>
          <w:rFonts w:ascii="Calibri" w:hAnsi="Calibri" w:cs="Calibri"/>
          <w:sz w:val="24"/>
          <w:szCs w:val="24"/>
        </w:rPr>
        <w:t>aponta para o espaço físico</w:t>
      </w:r>
      <w:r w:rsidR="00660674" w:rsidRPr="008B1791">
        <w:rPr>
          <w:rFonts w:ascii="Calibri" w:hAnsi="Calibri" w:cs="Calibri"/>
          <w:sz w:val="24"/>
          <w:szCs w:val="24"/>
        </w:rPr>
        <w:t>, o substrato onde as a</w:t>
      </w:r>
      <w:r w:rsidR="00E45155" w:rsidRPr="008B1791">
        <w:rPr>
          <w:rFonts w:ascii="Calibri" w:hAnsi="Calibri" w:cs="Calibri"/>
          <w:sz w:val="24"/>
          <w:szCs w:val="24"/>
        </w:rPr>
        <w:t>ções serão conduzida</w:t>
      </w:r>
      <w:r w:rsidR="00FE7798" w:rsidRPr="008B1791">
        <w:rPr>
          <w:rFonts w:ascii="Calibri" w:hAnsi="Calibri" w:cs="Calibri"/>
          <w:sz w:val="24"/>
          <w:szCs w:val="24"/>
        </w:rPr>
        <w:t>s</w:t>
      </w:r>
      <w:r w:rsidR="00E45155" w:rsidRPr="008B1791">
        <w:rPr>
          <w:rFonts w:ascii="Calibri" w:hAnsi="Calibri" w:cs="Calibri"/>
          <w:sz w:val="24"/>
          <w:szCs w:val="24"/>
        </w:rPr>
        <w:t xml:space="preserve">, </w:t>
      </w:r>
      <w:r w:rsidR="00191CF9" w:rsidRPr="008B1791">
        <w:rPr>
          <w:rFonts w:ascii="Calibri" w:hAnsi="Calibri" w:cs="Calibri"/>
          <w:sz w:val="24"/>
          <w:szCs w:val="24"/>
        </w:rPr>
        <w:t xml:space="preserve">a territorialização das ofertas </w:t>
      </w:r>
      <w:r w:rsidR="004D021D" w:rsidRPr="008B1791">
        <w:rPr>
          <w:rFonts w:ascii="Calibri" w:hAnsi="Calibri" w:cs="Calibri"/>
          <w:sz w:val="24"/>
          <w:szCs w:val="24"/>
        </w:rPr>
        <w:t xml:space="preserve">pressupõe </w:t>
      </w:r>
      <w:r w:rsidR="00871207" w:rsidRPr="008B1791">
        <w:rPr>
          <w:rFonts w:ascii="Calibri" w:hAnsi="Calibri" w:cs="Calibri"/>
          <w:sz w:val="24"/>
          <w:szCs w:val="24"/>
        </w:rPr>
        <w:t>o</w:t>
      </w:r>
      <w:r w:rsidR="00510866" w:rsidRPr="008B1791">
        <w:rPr>
          <w:rFonts w:ascii="Calibri" w:hAnsi="Calibri" w:cs="Calibri"/>
          <w:sz w:val="24"/>
          <w:szCs w:val="24"/>
        </w:rPr>
        <w:t xml:space="preserve"> diagnóstico </w:t>
      </w:r>
      <w:r w:rsidR="00871207" w:rsidRPr="008B1791">
        <w:rPr>
          <w:rFonts w:ascii="Calibri" w:hAnsi="Calibri" w:cs="Calibri"/>
          <w:sz w:val="24"/>
          <w:szCs w:val="24"/>
        </w:rPr>
        <w:t>da situação de saúde do território</w:t>
      </w:r>
      <w:r w:rsidR="00503E61" w:rsidRPr="008B1791">
        <w:rPr>
          <w:rFonts w:ascii="Calibri" w:hAnsi="Calibri" w:cs="Calibri"/>
          <w:sz w:val="24"/>
          <w:szCs w:val="24"/>
        </w:rPr>
        <w:t xml:space="preserve">, indo além das condições individuais daqueles que </w:t>
      </w:r>
      <w:r w:rsidR="00FE7798" w:rsidRPr="008B1791">
        <w:rPr>
          <w:rFonts w:ascii="Calibri" w:hAnsi="Calibri" w:cs="Calibri"/>
          <w:sz w:val="24"/>
          <w:szCs w:val="24"/>
        </w:rPr>
        <w:t>compartilham um mesmo espaço.</w:t>
      </w:r>
      <w:r w:rsidR="00A1348B" w:rsidRPr="008B1791">
        <w:rPr>
          <w:rFonts w:ascii="Calibri" w:hAnsi="Calibri" w:cs="Calibri"/>
          <w:sz w:val="24"/>
          <w:szCs w:val="24"/>
        </w:rPr>
        <w:t xml:space="preserve"> Envolve </w:t>
      </w:r>
      <w:r w:rsidR="00B75627" w:rsidRPr="008B1791">
        <w:rPr>
          <w:rFonts w:ascii="Calibri" w:hAnsi="Calibri" w:cs="Calibri"/>
          <w:sz w:val="24"/>
          <w:szCs w:val="24"/>
        </w:rPr>
        <w:t xml:space="preserve">compreender como </w:t>
      </w:r>
      <w:r w:rsidR="002F7BE8" w:rsidRPr="008B1791">
        <w:rPr>
          <w:rFonts w:ascii="Calibri" w:hAnsi="Calibri" w:cs="Calibri"/>
          <w:sz w:val="24"/>
          <w:szCs w:val="24"/>
        </w:rPr>
        <w:t xml:space="preserve">as características </w:t>
      </w:r>
      <w:r w:rsidR="004D021D" w:rsidRPr="008B1791">
        <w:rPr>
          <w:rFonts w:ascii="Calibri" w:hAnsi="Calibri" w:cs="Calibri"/>
          <w:sz w:val="24"/>
          <w:szCs w:val="24"/>
        </w:rPr>
        <w:t>social, econômica, política, cultural, epidemiológica, sanitária e do</w:t>
      </w:r>
      <w:r w:rsidR="00193B51" w:rsidRPr="008B1791">
        <w:rPr>
          <w:rFonts w:ascii="Calibri" w:hAnsi="Calibri" w:cs="Calibri"/>
          <w:sz w:val="24"/>
          <w:szCs w:val="24"/>
        </w:rPr>
        <w:t xml:space="preserve"> </w:t>
      </w:r>
      <w:r w:rsidR="004D021D" w:rsidRPr="008B1791">
        <w:rPr>
          <w:rFonts w:ascii="Calibri" w:hAnsi="Calibri" w:cs="Calibri"/>
          <w:sz w:val="24"/>
          <w:szCs w:val="24"/>
        </w:rPr>
        <w:t>sistema de saúde</w:t>
      </w:r>
      <w:r w:rsidR="00A90336" w:rsidRPr="008B1791">
        <w:rPr>
          <w:rFonts w:ascii="Calibri" w:hAnsi="Calibri" w:cs="Calibri"/>
          <w:sz w:val="24"/>
          <w:szCs w:val="24"/>
        </w:rPr>
        <w:t xml:space="preserve"> </w:t>
      </w:r>
      <w:r w:rsidR="00B515D8" w:rsidRPr="008B1791">
        <w:rPr>
          <w:rFonts w:ascii="Calibri" w:hAnsi="Calibri" w:cs="Calibri"/>
          <w:sz w:val="24"/>
          <w:szCs w:val="24"/>
        </w:rPr>
        <w:t>daquele</w:t>
      </w:r>
      <w:r w:rsidR="0063134B" w:rsidRPr="008B1791">
        <w:rPr>
          <w:rFonts w:ascii="Calibri" w:hAnsi="Calibri" w:cs="Calibri"/>
          <w:sz w:val="24"/>
          <w:szCs w:val="24"/>
        </w:rPr>
        <w:t xml:space="preserve"> local</w:t>
      </w:r>
      <w:r w:rsidR="00D55EEA" w:rsidRPr="008B1791">
        <w:rPr>
          <w:rFonts w:ascii="Calibri" w:hAnsi="Calibri" w:cs="Calibri"/>
          <w:sz w:val="24"/>
          <w:szCs w:val="24"/>
        </w:rPr>
        <w:t xml:space="preserve"> </w:t>
      </w:r>
      <w:r w:rsidR="004A764B" w:rsidRPr="008B1791">
        <w:rPr>
          <w:rFonts w:ascii="Calibri" w:hAnsi="Calibri" w:cs="Calibri"/>
          <w:sz w:val="24"/>
          <w:szCs w:val="24"/>
        </w:rPr>
        <w:t>constituem</w:t>
      </w:r>
      <w:r w:rsidR="00D55EEA" w:rsidRPr="008B1791">
        <w:rPr>
          <w:rFonts w:ascii="Calibri" w:hAnsi="Calibri" w:cs="Calibri"/>
          <w:sz w:val="24"/>
          <w:szCs w:val="24"/>
        </w:rPr>
        <w:t xml:space="preserve"> os processos de saúde-doen</w:t>
      </w:r>
      <w:r w:rsidR="004A764B" w:rsidRPr="008B1791">
        <w:rPr>
          <w:rFonts w:ascii="Calibri" w:hAnsi="Calibri" w:cs="Calibri"/>
          <w:sz w:val="24"/>
          <w:szCs w:val="24"/>
        </w:rPr>
        <w:t xml:space="preserve">ça </w:t>
      </w:r>
      <w:r w:rsidR="0062308E" w:rsidRPr="008B1791">
        <w:rPr>
          <w:rFonts w:ascii="Calibri" w:hAnsi="Calibri" w:cs="Calibri"/>
          <w:sz w:val="24"/>
          <w:szCs w:val="24"/>
        </w:rPr>
        <w:t>observados nele</w:t>
      </w:r>
      <w:r w:rsidR="005B5B45" w:rsidRPr="008B1791">
        <w:rPr>
          <w:rFonts w:ascii="Calibri" w:hAnsi="Calibri" w:cs="Calibri"/>
          <w:sz w:val="24"/>
          <w:szCs w:val="24"/>
        </w:rPr>
        <w:t xml:space="preserve">. </w:t>
      </w:r>
      <w:r w:rsidR="008F284E" w:rsidRPr="008B1791">
        <w:rPr>
          <w:rFonts w:ascii="Calibri" w:hAnsi="Calibri" w:cs="Calibri"/>
          <w:sz w:val="24"/>
          <w:szCs w:val="24"/>
        </w:rPr>
        <w:t>Nisso resulta</w:t>
      </w:r>
      <w:r w:rsidR="002C03C4" w:rsidRPr="008B1791">
        <w:rPr>
          <w:rFonts w:ascii="Calibri" w:hAnsi="Calibri" w:cs="Calibri"/>
          <w:sz w:val="24"/>
          <w:szCs w:val="24"/>
        </w:rPr>
        <w:t xml:space="preserve"> o entendimento de que os cuidados de saúde</w:t>
      </w:r>
      <w:r w:rsidR="005D4452" w:rsidRPr="008B1791">
        <w:rPr>
          <w:rFonts w:ascii="Calibri" w:hAnsi="Calibri" w:cs="Calibri"/>
          <w:sz w:val="24"/>
          <w:szCs w:val="24"/>
        </w:rPr>
        <w:t xml:space="preserve"> envolvem </w:t>
      </w:r>
      <w:r w:rsidR="00CB0CB5" w:rsidRPr="008B1791">
        <w:rPr>
          <w:rFonts w:ascii="Calibri" w:hAnsi="Calibri" w:cs="Calibri"/>
          <w:sz w:val="24"/>
          <w:szCs w:val="24"/>
        </w:rPr>
        <w:t xml:space="preserve">dimensões </w:t>
      </w:r>
      <w:r w:rsidR="001A1218" w:rsidRPr="008B1791">
        <w:rPr>
          <w:rFonts w:ascii="Calibri" w:hAnsi="Calibri" w:cs="Calibri"/>
          <w:sz w:val="24"/>
          <w:szCs w:val="24"/>
        </w:rPr>
        <w:t>coletivas associadas ao território</w:t>
      </w:r>
      <w:r w:rsidR="00BF0611" w:rsidRPr="008B1791">
        <w:rPr>
          <w:rFonts w:ascii="Calibri" w:hAnsi="Calibri" w:cs="Calibri"/>
          <w:sz w:val="24"/>
          <w:szCs w:val="24"/>
        </w:rPr>
        <w:t xml:space="preserve"> e que e</w:t>
      </w:r>
      <w:r w:rsidR="001A15E6" w:rsidRPr="008B1791">
        <w:rPr>
          <w:rFonts w:ascii="Calibri" w:hAnsi="Calibri" w:cs="Calibri"/>
          <w:sz w:val="24"/>
          <w:szCs w:val="24"/>
        </w:rPr>
        <w:t xml:space="preserve">sses cuidados serão efetivos apenas se forem capazes de </w:t>
      </w:r>
      <w:r w:rsidR="001550DB" w:rsidRPr="008B1791">
        <w:rPr>
          <w:rFonts w:ascii="Calibri" w:hAnsi="Calibri" w:cs="Calibri"/>
          <w:sz w:val="24"/>
          <w:szCs w:val="24"/>
        </w:rPr>
        <w:t xml:space="preserve">entenderem </w:t>
      </w:r>
      <w:r w:rsidR="00E611BA" w:rsidRPr="008B1791">
        <w:rPr>
          <w:rFonts w:ascii="Calibri" w:hAnsi="Calibri" w:cs="Calibri"/>
          <w:sz w:val="24"/>
          <w:szCs w:val="24"/>
        </w:rPr>
        <w:t>a atenção ao território como um vetor fundamental para o bem</w:t>
      </w:r>
      <w:r w:rsidR="00DC2820" w:rsidRPr="008B1791">
        <w:rPr>
          <w:rFonts w:ascii="Calibri" w:hAnsi="Calibri" w:cs="Calibri"/>
          <w:sz w:val="24"/>
          <w:szCs w:val="24"/>
        </w:rPr>
        <w:t xml:space="preserve">-estar e </w:t>
      </w:r>
      <w:r w:rsidR="00345299" w:rsidRPr="008B1791">
        <w:rPr>
          <w:rFonts w:ascii="Calibri" w:hAnsi="Calibri" w:cs="Calibri"/>
          <w:sz w:val="24"/>
          <w:szCs w:val="24"/>
        </w:rPr>
        <w:t>cura</w:t>
      </w:r>
      <w:r w:rsidR="00566679" w:rsidRPr="008B1791">
        <w:rPr>
          <w:rFonts w:ascii="Calibri" w:hAnsi="Calibri" w:cs="Calibri"/>
          <w:sz w:val="24"/>
          <w:szCs w:val="24"/>
        </w:rPr>
        <w:t xml:space="preserve"> dos habitantes </w:t>
      </w:r>
      <w:r w:rsidR="00815775" w:rsidRPr="008B1791">
        <w:rPr>
          <w:rFonts w:ascii="Calibri" w:hAnsi="Calibri" w:cs="Calibri"/>
          <w:sz w:val="24"/>
          <w:szCs w:val="24"/>
        </w:rPr>
        <w:t>de uma comunidade</w:t>
      </w:r>
      <w:r w:rsidR="00ED5E6E" w:rsidRPr="008B1791">
        <w:rPr>
          <w:rFonts w:ascii="Calibri" w:hAnsi="Calibri" w:cs="Calibri"/>
          <w:sz w:val="24"/>
          <w:szCs w:val="24"/>
        </w:rPr>
        <w:t xml:space="preserve"> (</w:t>
      </w:r>
      <w:r w:rsidR="00747570" w:rsidRPr="008B1791">
        <w:rPr>
          <w:rFonts w:ascii="Calibri" w:hAnsi="Calibri" w:cs="Calibri"/>
          <w:sz w:val="24"/>
          <w:szCs w:val="24"/>
        </w:rPr>
        <w:t>GONDIN; MONKEN,</w:t>
      </w:r>
      <w:r w:rsidR="001D3C93" w:rsidRPr="008B1791">
        <w:rPr>
          <w:rFonts w:ascii="Calibri" w:hAnsi="Calibri" w:cs="Calibri"/>
          <w:sz w:val="24"/>
          <w:szCs w:val="24"/>
        </w:rPr>
        <w:t xml:space="preserve"> 2021; </w:t>
      </w:r>
      <w:r w:rsidR="00E2190E" w:rsidRPr="008B1791">
        <w:rPr>
          <w:rFonts w:ascii="Calibri" w:hAnsi="Calibri" w:cs="Calibri"/>
          <w:sz w:val="24"/>
          <w:szCs w:val="24"/>
        </w:rPr>
        <w:t>SANTOS; RIGOTTO, 2010)</w:t>
      </w:r>
      <w:r w:rsidR="00815775" w:rsidRPr="008B1791">
        <w:rPr>
          <w:rFonts w:ascii="Calibri" w:hAnsi="Calibri" w:cs="Calibri"/>
          <w:sz w:val="24"/>
          <w:szCs w:val="24"/>
        </w:rPr>
        <w:t>.</w:t>
      </w:r>
      <w:r w:rsidR="0010245F" w:rsidRPr="008B1791">
        <w:rPr>
          <w:rFonts w:ascii="Calibri" w:hAnsi="Calibri" w:cs="Calibri"/>
          <w:sz w:val="24"/>
          <w:szCs w:val="24"/>
        </w:rPr>
        <w:t xml:space="preserve"> </w:t>
      </w:r>
      <w:r w:rsidR="007C0F9D" w:rsidRPr="008B1791">
        <w:rPr>
          <w:rFonts w:ascii="Calibri" w:hAnsi="Calibri" w:cs="Calibri"/>
          <w:sz w:val="24"/>
          <w:szCs w:val="24"/>
        </w:rPr>
        <w:t>Nesse sentido, assim como as estratégias de atendimento em grupos</w:t>
      </w:r>
      <w:r w:rsidR="00304F8B" w:rsidRPr="008B1791">
        <w:rPr>
          <w:rFonts w:ascii="Calibri" w:hAnsi="Calibri" w:cs="Calibri"/>
          <w:sz w:val="24"/>
          <w:szCs w:val="24"/>
        </w:rPr>
        <w:t xml:space="preserve">, a territorialização das ofertas </w:t>
      </w:r>
      <w:r w:rsidR="00A21E43" w:rsidRPr="008B1791">
        <w:rPr>
          <w:rFonts w:ascii="Calibri" w:hAnsi="Calibri" w:cs="Calibri"/>
          <w:sz w:val="24"/>
          <w:szCs w:val="24"/>
        </w:rPr>
        <w:t xml:space="preserve">também </w:t>
      </w:r>
      <w:r w:rsidR="00FC2750" w:rsidRPr="008B1791">
        <w:rPr>
          <w:rFonts w:ascii="Calibri" w:hAnsi="Calibri" w:cs="Calibri"/>
          <w:sz w:val="24"/>
          <w:szCs w:val="24"/>
        </w:rPr>
        <w:t xml:space="preserve">busca romper com </w:t>
      </w:r>
      <w:r w:rsidR="005B6523" w:rsidRPr="008B1791">
        <w:rPr>
          <w:rFonts w:ascii="Calibri" w:hAnsi="Calibri" w:cs="Calibri"/>
          <w:sz w:val="24"/>
          <w:szCs w:val="24"/>
        </w:rPr>
        <w:t>o individualismo na atenção</w:t>
      </w:r>
      <w:r w:rsidR="00FD65F3" w:rsidRPr="008B1791">
        <w:rPr>
          <w:rFonts w:ascii="Calibri" w:hAnsi="Calibri" w:cs="Calibri"/>
          <w:sz w:val="24"/>
          <w:szCs w:val="24"/>
        </w:rPr>
        <w:t xml:space="preserve"> </w:t>
      </w:r>
      <w:r w:rsidR="00395BBE" w:rsidRPr="008B1791">
        <w:rPr>
          <w:rFonts w:ascii="Calibri" w:hAnsi="Calibri" w:cs="Calibri"/>
          <w:sz w:val="24"/>
          <w:szCs w:val="24"/>
        </w:rPr>
        <w:t xml:space="preserve">em saúde </w:t>
      </w:r>
      <w:r w:rsidR="00FD65F3" w:rsidRPr="008B1791">
        <w:rPr>
          <w:rFonts w:ascii="Calibri" w:hAnsi="Calibri" w:cs="Calibri"/>
          <w:sz w:val="24"/>
          <w:szCs w:val="24"/>
        </w:rPr>
        <w:t xml:space="preserve">que caracteriza o modelo biomédico </w:t>
      </w:r>
      <w:r w:rsidR="00010C35" w:rsidRPr="008B1791">
        <w:rPr>
          <w:rFonts w:ascii="Calibri" w:hAnsi="Calibri" w:cs="Calibri"/>
          <w:sz w:val="24"/>
          <w:szCs w:val="24"/>
        </w:rPr>
        <w:t>dominante no setor</w:t>
      </w:r>
      <w:r w:rsidR="00395BBE" w:rsidRPr="008B1791">
        <w:rPr>
          <w:rFonts w:ascii="Calibri" w:hAnsi="Calibri" w:cs="Calibri"/>
          <w:sz w:val="24"/>
          <w:szCs w:val="24"/>
        </w:rPr>
        <w:t>.</w:t>
      </w:r>
    </w:p>
    <w:p w14:paraId="28B181EF" w14:textId="37C513C1" w:rsidR="009E6463" w:rsidRPr="008B1791" w:rsidRDefault="00640F0A"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É preciso apontar, no entanto, </w:t>
      </w:r>
      <w:r w:rsidR="008B6043" w:rsidRPr="008B1791">
        <w:rPr>
          <w:rFonts w:ascii="Calibri" w:hAnsi="Calibri" w:cs="Calibri"/>
          <w:sz w:val="24"/>
          <w:szCs w:val="24"/>
        </w:rPr>
        <w:t xml:space="preserve">que </w:t>
      </w:r>
      <w:r w:rsidR="00C22476" w:rsidRPr="008B1791">
        <w:rPr>
          <w:rFonts w:ascii="Calibri" w:hAnsi="Calibri" w:cs="Calibri"/>
          <w:sz w:val="24"/>
          <w:szCs w:val="24"/>
        </w:rPr>
        <w:t>existem desafios significativos na implementação desse tipo de abordagem</w:t>
      </w:r>
      <w:r w:rsidR="00892FA0" w:rsidRPr="008B1791">
        <w:rPr>
          <w:rFonts w:ascii="Calibri" w:hAnsi="Calibri" w:cs="Calibri"/>
          <w:sz w:val="24"/>
          <w:szCs w:val="24"/>
        </w:rPr>
        <w:t xml:space="preserve">, </w:t>
      </w:r>
      <w:r w:rsidR="004D131B" w:rsidRPr="008B1791">
        <w:rPr>
          <w:rFonts w:ascii="Calibri" w:hAnsi="Calibri" w:cs="Calibri"/>
          <w:sz w:val="24"/>
          <w:szCs w:val="24"/>
        </w:rPr>
        <w:t>muitas vezes associada à</w:t>
      </w:r>
      <w:r w:rsidR="0076278E" w:rsidRPr="008B1791">
        <w:rPr>
          <w:rFonts w:ascii="Calibri" w:hAnsi="Calibri" w:cs="Calibri"/>
          <w:sz w:val="24"/>
          <w:szCs w:val="24"/>
        </w:rPr>
        <w:t xml:space="preserve"> dificuldade de compreender o</w:t>
      </w:r>
      <w:r w:rsidR="001E06AC" w:rsidRPr="008B1791">
        <w:rPr>
          <w:rFonts w:ascii="Calibri" w:hAnsi="Calibri" w:cs="Calibri"/>
          <w:sz w:val="24"/>
          <w:szCs w:val="24"/>
        </w:rPr>
        <w:t>u implementar uma visão do</w:t>
      </w:r>
      <w:r w:rsidR="0076278E" w:rsidRPr="008B1791">
        <w:rPr>
          <w:rFonts w:ascii="Calibri" w:hAnsi="Calibri" w:cs="Calibri"/>
          <w:sz w:val="24"/>
          <w:szCs w:val="24"/>
        </w:rPr>
        <w:t xml:space="preserve"> </w:t>
      </w:r>
      <w:r w:rsidR="009E6463" w:rsidRPr="008B1791">
        <w:rPr>
          <w:rFonts w:ascii="Calibri" w:hAnsi="Calibri" w:cs="Calibri"/>
          <w:sz w:val="24"/>
          <w:szCs w:val="24"/>
        </w:rPr>
        <w:t xml:space="preserve">território </w:t>
      </w:r>
      <w:r w:rsidR="0076278E" w:rsidRPr="008B1791">
        <w:rPr>
          <w:rFonts w:ascii="Calibri" w:hAnsi="Calibri" w:cs="Calibri"/>
          <w:sz w:val="24"/>
          <w:szCs w:val="24"/>
        </w:rPr>
        <w:t>para além da</w:t>
      </w:r>
      <w:r w:rsidR="00140255" w:rsidRPr="008B1791">
        <w:rPr>
          <w:rFonts w:ascii="Calibri" w:hAnsi="Calibri" w:cs="Calibri"/>
          <w:sz w:val="24"/>
          <w:szCs w:val="24"/>
        </w:rPr>
        <w:t xml:space="preserve"> dimensão física, de</w:t>
      </w:r>
      <w:r w:rsidR="009E6463" w:rsidRPr="008B1791">
        <w:rPr>
          <w:rFonts w:ascii="Calibri" w:hAnsi="Calibri" w:cs="Calibri"/>
          <w:sz w:val="24"/>
          <w:szCs w:val="24"/>
        </w:rPr>
        <w:t xml:space="preserve"> divisão geográfica ou administrativa, </w:t>
      </w:r>
      <w:r w:rsidR="00E975D2" w:rsidRPr="008B1791">
        <w:rPr>
          <w:rFonts w:ascii="Calibri" w:hAnsi="Calibri" w:cs="Calibri"/>
          <w:sz w:val="24"/>
          <w:szCs w:val="24"/>
        </w:rPr>
        <w:t>de forma a</w:t>
      </w:r>
      <w:r w:rsidR="006D4F08" w:rsidRPr="008B1791">
        <w:rPr>
          <w:rFonts w:ascii="Calibri" w:hAnsi="Calibri" w:cs="Calibri"/>
          <w:sz w:val="24"/>
          <w:szCs w:val="24"/>
        </w:rPr>
        <w:t xml:space="preserve"> </w:t>
      </w:r>
      <w:r w:rsidR="0076278E" w:rsidRPr="008B1791">
        <w:rPr>
          <w:rFonts w:ascii="Calibri" w:hAnsi="Calibri" w:cs="Calibri"/>
          <w:sz w:val="24"/>
          <w:szCs w:val="24"/>
        </w:rPr>
        <w:t>considerar</w:t>
      </w:r>
      <w:r w:rsidR="00140255" w:rsidRPr="008B1791">
        <w:rPr>
          <w:rFonts w:ascii="Calibri" w:hAnsi="Calibri" w:cs="Calibri"/>
          <w:sz w:val="24"/>
          <w:szCs w:val="24"/>
        </w:rPr>
        <w:t xml:space="preserve"> as características</w:t>
      </w:r>
      <w:r w:rsidR="009E6463" w:rsidRPr="008B1791">
        <w:rPr>
          <w:rFonts w:ascii="Calibri" w:hAnsi="Calibri" w:cs="Calibri"/>
          <w:sz w:val="24"/>
          <w:szCs w:val="24"/>
        </w:rPr>
        <w:t xml:space="preserve"> sociais, culturais e coletivas</w:t>
      </w:r>
      <w:r w:rsidR="00140255" w:rsidRPr="008B1791">
        <w:rPr>
          <w:rFonts w:ascii="Calibri" w:hAnsi="Calibri" w:cs="Calibri"/>
          <w:sz w:val="24"/>
          <w:szCs w:val="24"/>
        </w:rPr>
        <w:t xml:space="preserve"> desses espaços</w:t>
      </w:r>
      <w:r w:rsidR="009E6463" w:rsidRPr="008B1791">
        <w:rPr>
          <w:rFonts w:ascii="Calibri" w:hAnsi="Calibri" w:cs="Calibri"/>
          <w:sz w:val="24"/>
          <w:szCs w:val="24"/>
        </w:rPr>
        <w:t xml:space="preserve">. Um dos principais entraves da territorialização no contexto da ESF é a dificuldade de </w:t>
      </w:r>
      <w:r w:rsidR="009E6463" w:rsidRPr="008B1791">
        <w:rPr>
          <w:rFonts w:ascii="Calibri" w:hAnsi="Calibri" w:cs="Calibri"/>
          <w:sz w:val="24"/>
          <w:szCs w:val="24"/>
        </w:rPr>
        <w:lastRenderedPageBreak/>
        <w:t xml:space="preserve">se realizar um diagnóstico preciso das características e necessidades da população local. A identificação das demandas específicas exige uma leitura aprofundada das condições de vida, do perfil epidemiológico e das dinâmicas sociais da comunidade. Muitas equipes de saúde enfrentam obstáculos nessa tarefa, seja por falta de capacitação ou pela ausência de ferramentas adequadas para mapear o território de forma eficaz. Esse processo de diagnóstico, essencial para a promoção de políticas públicas efetivas, é </w:t>
      </w:r>
      <w:r w:rsidR="00E975D2" w:rsidRPr="008B1791">
        <w:rPr>
          <w:rFonts w:ascii="Calibri" w:hAnsi="Calibri" w:cs="Calibri"/>
          <w:sz w:val="24"/>
          <w:szCs w:val="24"/>
        </w:rPr>
        <w:t xml:space="preserve">igualmente </w:t>
      </w:r>
      <w:r w:rsidR="009E6463" w:rsidRPr="008B1791">
        <w:rPr>
          <w:rFonts w:ascii="Calibri" w:hAnsi="Calibri" w:cs="Calibri"/>
          <w:sz w:val="24"/>
          <w:szCs w:val="24"/>
        </w:rPr>
        <w:t xml:space="preserve">comprometido quando não se </w:t>
      </w:r>
      <w:r w:rsidR="00A54BC4" w:rsidRPr="008B1791">
        <w:rPr>
          <w:rFonts w:ascii="Calibri" w:hAnsi="Calibri" w:cs="Calibri"/>
          <w:sz w:val="24"/>
          <w:szCs w:val="24"/>
        </w:rPr>
        <w:t xml:space="preserve">interpreta o </w:t>
      </w:r>
      <w:r w:rsidR="009E6463" w:rsidRPr="008B1791">
        <w:rPr>
          <w:rFonts w:ascii="Calibri" w:hAnsi="Calibri" w:cs="Calibri"/>
          <w:sz w:val="24"/>
          <w:szCs w:val="24"/>
        </w:rPr>
        <w:t>território como espaço de convivência e interação social.</w:t>
      </w:r>
    </w:p>
    <w:p w14:paraId="3CD2742F" w14:textId="1B718F08" w:rsidR="009E6463" w:rsidRPr="008B1791" w:rsidRDefault="009E6463"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Outro aspecto crítico</w:t>
      </w:r>
      <w:r w:rsidR="00D1315A" w:rsidRPr="008B1791">
        <w:rPr>
          <w:rFonts w:ascii="Calibri" w:hAnsi="Calibri" w:cs="Calibri"/>
          <w:sz w:val="24"/>
          <w:szCs w:val="24"/>
        </w:rPr>
        <w:t xml:space="preserve"> para o sucesso d</w:t>
      </w:r>
      <w:r w:rsidR="00E052AB" w:rsidRPr="008B1791">
        <w:rPr>
          <w:rFonts w:ascii="Calibri" w:hAnsi="Calibri" w:cs="Calibri"/>
          <w:sz w:val="24"/>
          <w:szCs w:val="24"/>
        </w:rPr>
        <w:t xml:space="preserve">o ESF é </w:t>
      </w:r>
      <w:r w:rsidRPr="008B1791">
        <w:rPr>
          <w:rFonts w:ascii="Calibri" w:hAnsi="Calibri" w:cs="Calibri"/>
          <w:sz w:val="24"/>
          <w:szCs w:val="24"/>
        </w:rPr>
        <w:t xml:space="preserve">a construção de vínculos entre as equipes de saúde e a comunidade. Para que o atendimento seja mais humanizado e eficiente, é </w:t>
      </w:r>
      <w:r w:rsidR="00723CB9" w:rsidRPr="008B1791">
        <w:rPr>
          <w:rFonts w:ascii="Calibri" w:hAnsi="Calibri" w:cs="Calibri"/>
          <w:sz w:val="24"/>
          <w:szCs w:val="24"/>
        </w:rPr>
        <w:t xml:space="preserve">importante </w:t>
      </w:r>
      <w:r w:rsidRPr="008B1791">
        <w:rPr>
          <w:rFonts w:ascii="Calibri" w:hAnsi="Calibri" w:cs="Calibri"/>
          <w:sz w:val="24"/>
          <w:szCs w:val="24"/>
        </w:rPr>
        <w:t xml:space="preserve">que se estabeleça uma relação de confiança entre os profissionais e os moradores. No entanto, a fragilidade dos vínculos trabalhistas das equipes da ESF – com contratos temporários, alta rotatividade de profissionais e condições de trabalho muitas vezes precárias – dificulta a criação e a manutenção de vínculos consistentes. Quando as equipes são instáveis, a continuidade do cuidado é prejudicada, o que pode enfraquecer a confiança da população nos serviços de saúde e impactar negativamente os resultados das intervenções. Assim, para que a territorialização na ESF seja efetiva, é necessário um esforço não apenas para ampliar a visão sobre o território – entendendo-o como espaço de construção coletiva – mas também para superar as limitações que afetam tanto o diagnóstico das necessidades locais quanto a permanência e engajamento das equipes. </w:t>
      </w:r>
    </w:p>
    <w:p w14:paraId="70263013" w14:textId="74115A3F" w:rsidR="0022636D" w:rsidRPr="008B1791" w:rsidRDefault="00723CB9" w:rsidP="0022636D">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22636D" w:rsidRPr="008B1791">
        <w:rPr>
          <w:rFonts w:ascii="Calibri" w:hAnsi="Calibri" w:cs="Calibri"/>
          <w:sz w:val="24"/>
          <w:szCs w:val="24"/>
        </w:rPr>
        <w:t>s territórios são espaços estratégicos para a implementação de práticas de vigilância em saúde, abrangendo ações de epidemiologia, planejamento e promoção da saúde. A relação entre endemias, território e territorialização das ofertas em saúde é essencial para uma resposta eficaz às demandas regionais de saúde pública. Como definido, uma endemia é uma enfermidade persistente em determinada região, sustentada por condições locais específicas, como fatores ambientais, climáticos, socioeconômicos e culturais (Brasil, 2000). Essa característica regionalizada das endemias exige que as estratégias de saúde, como vacinação e vigilância epidemiológica, sejam territorializadas, ou seja, adaptadas para responder às necessidades e particularidades de cada território. Por meio da territorialização, as ações de saúde pública podem ser planejadas e executadas de forma adequada, contemplando a frequência e a gravidade das endemias locais, além de envolver a comunidade e os agentes locais na identificação precoce e controle desses agravos. Dessa forma, a vigilância epidemiológica e a oferta de vacinas são implementadas de maneira mais direcionada e eficaz, visando não apenas o controle das doenças endêmicas, mas também a prevenção de novos surtos e o fortalecimento da saúde coletiva no território afetado.</w:t>
      </w:r>
    </w:p>
    <w:p w14:paraId="3E146B47" w14:textId="4159F0D5" w:rsidR="00177BF3" w:rsidRPr="008B1791" w:rsidRDefault="00B83FA2" w:rsidP="00177BF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oferta de </w:t>
      </w:r>
      <w:r w:rsidR="0046091E" w:rsidRPr="008B1791">
        <w:rPr>
          <w:rFonts w:ascii="Calibri" w:hAnsi="Calibri" w:cs="Calibri"/>
          <w:sz w:val="24"/>
          <w:szCs w:val="24"/>
        </w:rPr>
        <w:t xml:space="preserve">equipamentos públicos a partir de uma estratégia </w:t>
      </w:r>
      <w:proofErr w:type="spellStart"/>
      <w:r w:rsidR="0046091E" w:rsidRPr="008B1791">
        <w:rPr>
          <w:rFonts w:ascii="Calibri" w:hAnsi="Calibri" w:cs="Calibri"/>
          <w:sz w:val="24"/>
          <w:szCs w:val="24"/>
        </w:rPr>
        <w:t>territorializada</w:t>
      </w:r>
      <w:proofErr w:type="spellEnd"/>
      <w:r w:rsidR="0060136C" w:rsidRPr="008B1791">
        <w:rPr>
          <w:rFonts w:ascii="Calibri" w:hAnsi="Calibri" w:cs="Calibri"/>
          <w:sz w:val="24"/>
          <w:szCs w:val="24"/>
        </w:rPr>
        <w:t xml:space="preserve"> tem sido uma abordagem adotada tanto pela saúde quanto pela assistência social</w:t>
      </w:r>
      <w:r w:rsidR="00576E85" w:rsidRPr="008B1791">
        <w:rPr>
          <w:rFonts w:ascii="Calibri" w:hAnsi="Calibri" w:cs="Calibri"/>
          <w:sz w:val="24"/>
          <w:szCs w:val="24"/>
        </w:rPr>
        <w:t xml:space="preserve">, influenciando a decisão sobre </w:t>
      </w:r>
      <w:r w:rsidR="00BB504A" w:rsidRPr="008B1791">
        <w:rPr>
          <w:rFonts w:ascii="Calibri" w:hAnsi="Calibri" w:cs="Calibri"/>
          <w:sz w:val="24"/>
          <w:szCs w:val="24"/>
        </w:rPr>
        <w:t>o</w:t>
      </w:r>
      <w:r w:rsidR="00576E85" w:rsidRPr="008B1791">
        <w:rPr>
          <w:rFonts w:ascii="Calibri" w:hAnsi="Calibri" w:cs="Calibri"/>
          <w:sz w:val="24"/>
          <w:szCs w:val="24"/>
        </w:rPr>
        <w:t xml:space="preserve"> </w:t>
      </w:r>
      <w:r w:rsidR="00177BF3" w:rsidRPr="008B1791">
        <w:rPr>
          <w:rFonts w:ascii="Calibri" w:hAnsi="Calibri" w:cs="Calibri"/>
          <w:sz w:val="24"/>
          <w:szCs w:val="24"/>
        </w:rPr>
        <w:t>loca</w:t>
      </w:r>
      <w:r w:rsidR="00BB504A" w:rsidRPr="008B1791">
        <w:rPr>
          <w:rFonts w:ascii="Calibri" w:hAnsi="Calibri" w:cs="Calibri"/>
          <w:sz w:val="24"/>
          <w:szCs w:val="24"/>
        </w:rPr>
        <w:t>l onde serão instalados</w:t>
      </w:r>
      <w:r w:rsidR="00177BF3" w:rsidRPr="008B1791">
        <w:rPr>
          <w:rFonts w:ascii="Calibri" w:hAnsi="Calibri" w:cs="Calibri"/>
          <w:sz w:val="24"/>
          <w:szCs w:val="24"/>
        </w:rPr>
        <w:t xml:space="preserve"> estabelecimentos </w:t>
      </w:r>
      <w:r w:rsidR="00590EB1" w:rsidRPr="008B1791">
        <w:rPr>
          <w:rFonts w:ascii="Calibri" w:hAnsi="Calibri" w:cs="Calibri"/>
          <w:sz w:val="24"/>
          <w:szCs w:val="24"/>
        </w:rPr>
        <w:t>que executam</w:t>
      </w:r>
      <w:r w:rsidR="00177BF3" w:rsidRPr="008B1791">
        <w:rPr>
          <w:rFonts w:ascii="Calibri" w:hAnsi="Calibri" w:cs="Calibri"/>
          <w:sz w:val="24"/>
          <w:szCs w:val="24"/>
        </w:rPr>
        <w:t xml:space="preserve"> determinados serviços de saúde.</w:t>
      </w:r>
      <w:r w:rsidR="00C212A9" w:rsidRPr="008B1791">
        <w:rPr>
          <w:rFonts w:ascii="Calibri" w:hAnsi="Calibri" w:cs="Calibri"/>
          <w:sz w:val="24"/>
          <w:szCs w:val="24"/>
        </w:rPr>
        <w:t xml:space="preserve"> A tomada de decisão</w:t>
      </w:r>
      <w:r w:rsidR="00177BF3" w:rsidRPr="008B1791">
        <w:rPr>
          <w:rFonts w:ascii="Calibri" w:hAnsi="Calibri" w:cs="Calibri"/>
          <w:sz w:val="24"/>
          <w:szCs w:val="24"/>
        </w:rPr>
        <w:t xml:space="preserve"> envolve a reflexão sobre os custos e as condições necessárias para uma pessoa acessar os serviços de saúde, considerando as condições socioeconômicas do território e a presença de outros serviços públicos existentes, como transporte, pavimentação, segurança pública, entre outros. Como apontam Najar e Marques (2003)</w:t>
      </w:r>
    </w:p>
    <w:p w14:paraId="16C69311" w14:textId="77777777" w:rsidR="00177BF3" w:rsidRPr="008B1791" w:rsidRDefault="00177BF3" w:rsidP="00177BF3">
      <w:pPr>
        <w:spacing w:after="120" w:line="240" w:lineRule="auto"/>
        <w:ind w:left="2268"/>
        <w:jc w:val="both"/>
        <w:rPr>
          <w:rFonts w:ascii="Calibri" w:hAnsi="Calibri" w:cs="Calibri"/>
          <w:sz w:val="24"/>
          <w:szCs w:val="24"/>
        </w:rPr>
      </w:pPr>
      <w:r w:rsidRPr="008B1791">
        <w:rPr>
          <w:rFonts w:ascii="Calibri" w:hAnsi="Calibri" w:cs="Calibri"/>
          <w:sz w:val="24"/>
          <w:szCs w:val="24"/>
        </w:rPr>
        <w:t xml:space="preserve">mais do que qualquer outra atividade do setor terciário, a localização criteriosa dos serviços de saúde é essencial como aspecto operacional do conceito de equidade, e isso fica mais evidente quando se passa a </w:t>
      </w:r>
      <w:r w:rsidRPr="008B1791">
        <w:rPr>
          <w:rFonts w:ascii="Calibri" w:hAnsi="Calibri" w:cs="Calibri"/>
          <w:sz w:val="24"/>
          <w:szCs w:val="24"/>
        </w:rPr>
        <w:lastRenderedPageBreak/>
        <w:t>considerar, por exemplo, os serviços de urgências médicas. Os modelos clássicos de análise espacial construídos a partir do conceito de distância/tempo podem ajudar a otimizar a distribuição dos serviços no espaço, mas estão longe de permitir uma abordagem mais complexa da situação (</w:t>
      </w:r>
      <w:proofErr w:type="spellStart"/>
      <w:r w:rsidRPr="008B1791">
        <w:rPr>
          <w:rFonts w:ascii="Calibri" w:hAnsi="Calibri" w:cs="Calibri"/>
          <w:sz w:val="24"/>
          <w:szCs w:val="24"/>
        </w:rPr>
        <w:t>Vaguet</w:t>
      </w:r>
      <w:proofErr w:type="spellEnd"/>
      <w:r w:rsidRPr="008B1791">
        <w:rPr>
          <w:rFonts w:ascii="Calibri" w:hAnsi="Calibri" w:cs="Calibri"/>
          <w:sz w:val="24"/>
          <w:szCs w:val="24"/>
        </w:rPr>
        <w:t>, 2001).</w:t>
      </w:r>
    </w:p>
    <w:p w14:paraId="4790742A" w14:textId="77777777" w:rsidR="00800350" w:rsidRPr="008B1791" w:rsidRDefault="00800350" w:rsidP="36FF04B4">
      <w:pPr>
        <w:spacing w:after="120" w:line="290" w:lineRule="exact"/>
        <w:ind w:firstLine="709"/>
        <w:jc w:val="both"/>
        <w:rPr>
          <w:rFonts w:ascii="Calibri" w:hAnsi="Calibri" w:cs="Calibri"/>
          <w:sz w:val="24"/>
          <w:szCs w:val="24"/>
        </w:rPr>
      </w:pPr>
    </w:p>
    <w:p w14:paraId="7E547DB6" w14:textId="1E93A0AB" w:rsidR="00D94218" w:rsidRPr="008B1791" w:rsidRDefault="00800350" w:rsidP="002136B8">
      <w:pPr>
        <w:spacing w:after="120" w:line="290" w:lineRule="exact"/>
        <w:ind w:firstLine="709"/>
        <w:jc w:val="both"/>
        <w:rPr>
          <w:rFonts w:ascii="Calibri" w:hAnsi="Calibri" w:cs="Calibri"/>
          <w:sz w:val="24"/>
          <w:szCs w:val="24"/>
        </w:rPr>
      </w:pPr>
      <w:r w:rsidRPr="008B1791">
        <w:rPr>
          <w:rFonts w:ascii="Calibri" w:hAnsi="Calibri" w:cs="Calibri"/>
          <w:sz w:val="24"/>
          <w:szCs w:val="24"/>
        </w:rPr>
        <w:t>Na assistência social,</w:t>
      </w:r>
      <w:r w:rsidR="00A212A2" w:rsidRPr="008B1791">
        <w:rPr>
          <w:rFonts w:ascii="Calibri" w:hAnsi="Calibri" w:cs="Calibri"/>
          <w:sz w:val="24"/>
          <w:szCs w:val="24"/>
        </w:rPr>
        <w:t xml:space="preserve"> </w:t>
      </w:r>
      <w:r w:rsidR="002136B8" w:rsidRPr="008B1791">
        <w:rPr>
          <w:rFonts w:ascii="Calibri" w:hAnsi="Calibri" w:cs="Calibri"/>
          <w:sz w:val="24"/>
          <w:szCs w:val="24"/>
        </w:rPr>
        <w:t>a</w:t>
      </w:r>
      <w:r w:rsidR="00D94218" w:rsidRPr="008B1791">
        <w:rPr>
          <w:rFonts w:ascii="Calibri" w:hAnsi="Calibri" w:cs="Calibri"/>
          <w:sz w:val="24"/>
          <w:szCs w:val="24"/>
        </w:rPr>
        <w:t xml:space="preserve">s normativas e orientações técnicas elaboradas pelo governo federal </w:t>
      </w:r>
      <w:r w:rsidR="002136B8" w:rsidRPr="008B1791">
        <w:rPr>
          <w:rFonts w:ascii="Calibri" w:hAnsi="Calibri" w:cs="Calibri"/>
          <w:sz w:val="24"/>
          <w:szCs w:val="24"/>
        </w:rPr>
        <w:t xml:space="preserve">também </w:t>
      </w:r>
      <w:r w:rsidR="00D94218" w:rsidRPr="008B1791">
        <w:rPr>
          <w:rFonts w:ascii="Calibri" w:hAnsi="Calibri" w:cs="Calibri"/>
          <w:sz w:val="24"/>
          <w:szCs w:val="24"/>
        </w:rPr>
        <w:t xml:space="preserve">enfatizam a necessidade de considerar as características do território e das demandas ali formuladas. Segundo a Política Nacional de Assistência Social, PNAS, de 2004, a territorialização é um dos dois eixos estruturantes do Suas, ao lado da </w:t>
      </w:r>
      <w:proofErr w:type="spellStart"/>
      <w:r w:rsidR="00D94218" w:rsidRPr="008B1791">
        <w:rPr>
          <w:rFonts w:ascii="Calibri" w:hAnsi="Calibri" w:cs="Calibri"/>
          <w:sz w:val="24"/>
          <w:szCs w:val="24"/>
        </w:rPr>
        <w:t>matricialidade</w:t>
      </w:r>
      <w:proofErr w:type="spellEnd"/>
      <w:r w:rsidR="00D94218" w:rsidRPr="008B1791">
        <w:rPr>
          <w:rFonts w:ascii="Calibri" w:hAnsi="Calibri" w:cs="Calibri"/>
          <w:sz w:val="24"/>
          <w:szCs w:val="24"/>
        </w:rPr>
        <w:t xml:space="preserve"> sociofamiliar. </w:t>
      </w:r>
      <w:r w:rsidR="00763560" w:rsidRPr="008B1791">
        <w:rPr>
          <w:rFonts w:ascii="Calibri" w:hAnsi="Calibri" w:cs="Calibri"/>
          <w:sz w:val="24"/>
          <w:szCs w:val="24"/>
        </w:rPr>
        <w:t xml:space="preserve">A estratégia de territorialização visa favorecer o acesso da política às famílias e populações em contexto de maior vulnerabilidade, a ação intersetorial com a mobilização das demais políticas e serviços no território, e a integração social via fortalecimento dos vínculos comunitários e o convívio. </w:t>
      </w:r>
      <w:r w:rsidR="002136B8" w:rsidRPr="008B1791">
        <w:rPr>
          <w:rFonts w:ascii="Calibri" w:hAnsi="Calibri" w:cs="Calibri"/>
          <w:sz w:val="24"/>
          <w:szCs w:val="24"/>
        </w:rPr>
        <w:t>Contudo, o processo de territorialização observa dificuldades similares às citadas para o caso da saúde, seja quanto à realização de diagnósticos das vulnerabilidades sociais dos territórios, à fragilidade de vínculos entre as equipes técnicas e a comunidade, e ao desenho de estratégias territorializadas de intervenção</w:t>
      </w:r>
    </w:p>
    <w:p w14:paraId="2AA840D7" w14:textId="355CF5C1" w:rsidR="00D94218" w:rsidRPr="008B1791" w:rsidRDefault="005C27CA"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Chamando a atenção para o tema </w:t>
      </w:r>
      <w:r w:rsidR="002136B8" w:rsidRPr="008B1791">
        <w:rPr>
          <w:rFonts w:ascii="Calibri" w:hAnsi="Calibri" w:cs="Calibri"/>
          <w:sz w:val="24"/>
          <w:szCs w:val="24"/>
        </w:rPr>
        <w:t>dos territórios na política de assistência social</w:t>
      </w:r>
      <w:r w:rsidRPr="008B1791">
        <w:rPr>
          <w:rFonts w:ascii="Calibri" w:hAnsi="Calibri" w:cs="Calibri"/>
          <w:sz w:val="24"/>
          <w:szCs w:val="24"/>
        </w:rPr>
        <w:t xml:space="preserve">, </w:t>
      </w:r>
      <w:r w:rsidR="00763560" w:rsidRPr="008B1791">
        <w:rPr>
          <w:rFonts w:ascii="Calibri" w:hAnsi="Calibri" w:cs="Calibri"/>
          <w:sz w:val="24"/>
          <w:szCs w:val="24"/>
        </w:rPr>
        <w:t xml:space="preserve">Jaccoud (2020) </w:t>
      </w:r>
      <w:r w:rsidR="002136B8" w:rsidRPr="008B1791">
        <w:rPr>
          <w:rFonts w:ascii="Calibri" w:hAnsi="Calibri" w:cs="Calibri"/>
          <w:sz w:val="24"/>
          <w:szCs w:val="24"/>
        </w:rPr>
        <w:t xml:space="preserve">revela como as diferentes características sociais dos territórios afetam as demandas dirigidas aos CRAS e influenciam o processo de implementação. A autora </w:t>
      </w:r>
      <w:r w:rsidRPr="008B1791">
        <w:rPr>
          <w:rFonts w:ascii="Calibri" w:hAnsi="Calibri" w:cs="Calibri"/>
          <w:sz w:val="24"/>
          <w:szCs w:val="24"/>
        </w:rPr>
        <w:t xml:space="preserve">identifica 4 perfis de territórios: de ocupação antiga; precários em periferias urbanas; de alta vulnerabilidade social (como aqueles próximos a lixões ou em zonas de alagamento); territórios centrais com presença ostensiva do tráfico. </w:t>
      </w:r>
      <w:r w:rsidR="002136B8" w:rsidRPr="008B1791">
        <w:rPr>
          <w:rFonts w:ascii="Calibri" w:hAnsi="Calibri" w:cs="Calibri"/>
          <w:sz w:val="24"/>
          <w:szCs w:val="24"/>
        </w:rPr>
        <w:t>Mas se a política incide sobre territórios heterogêneos e demandas diferenciadas</w:t>
      </w:r>
      <w:r w:rsidR="001756FE" w:rsidRPr="008B1791">
        <w:rPr>
          <w:rFonts w:ascii="Calibri" w:hAnsi="Calibri" w:cs="Calibri"/>
          <w:sz w:val="24"/>
          <w:szCs w:val="24"/>
        </w:rPr>
        <w:t xml:space="preserve">, </w:t>
      </w:r>
      <w:r w:rsidR="002136B8" w:rsidRPr="008B1791">
        <w:rPr>
          <w:rFonts w:ascii="Calibri" w:hAnsi="Calibri" w:cs="Calibri"/>
          <w:sz w:val="24"/>
          <w:szCs w:val="24"/>
        </w:rPr>
        <w:t>tais características</w:t>
      </w:r>
      <w:r w:rsidR="001756FE" w:rsidRPr="008B1791">
        <w:rPr>
          <w:rFonts w:ascii="Calibri" w:hAnsi="Calibri" w:cs="Calibri"/>
          <w:sz w:val="24"/>
          <w:szCs w:val="24"/>
        </w:rPr>
        <w:t xml:space="preserve"> </w:t>
      </w:r>
      <w:r w:rsidR="002136B8" w:rsidRPr="008B1791">
        <w:rPr>
          <w:rFonts w:ascii="Calibri" w:hAnsi="Calibri" w:cs="Calibri"/>
          <w:sz w:val="24"/>
          <w:szCs w:val="24"/>
        </w:rPr>
        <w:t>pouco</w:t>
      </w:r>
      <w:r w:rsidR="001756FE" w:rsidRPr="008B1791">
        <w:rPr>
          <w:rFonts w:ascii="Calibri" w:hAnsi="Calibri" w:cs="Calibri"/>
          <w:sz w:val="24"/>
          <w:szCs w:val="24"/>
        </w:rPr>
        <w:t xml:space="preserve"> vem </w:t>
      </w:r>
      <w:r w:rsidRPr="008B1791">
        <w:rPr>
          <w:rFonts w:ascii="Calibri" w:hAnsi="Calibri" w:cs="Calibri"/>
          <w:sz w:val="24"/>
          <w:szCs w:val="24"/>
        </w:rPr>
        <w:t xml:space="preserve">mobilizando </w:t>
      </w:r>
      <w:r w:rsidR="002136B8" w:rsidRPr="008B1791">
        <w:rPr>
          <w:rFonts w:ascii="Calibri" w:hAnsi="Calibri" w:cs="Calibri"/>
          <w:sz w:val="24"/>
          <w:szCs w:val="24"/>
        </w:rPr>
        <w:t xml:space="preserve">um aprimoramento do diagnóstico sobre </w:t>
      </w:r>
      <w:r w:rsidR="00965FBD" w:rsidRPr="008B1791">
        <w:rPr>
          <w:rFonts w:ascii="Calibri" w:hAnsi="Calibri" w:cs="Calibri"/>
          <w:sz w:val="24"/>
          <w:szCs w:val="24"/>
        </w:rPr>
        <w:t xml:space="preserve">as particularidades e </w:t>
      </w:r>
      <w:r w:rsidR="002136B8" w:rsidRPr="008B1791">
        <w:rPr>
          <w:rFonts w:ascii="Calibri" w:hAnsi="Calibri" w:cs="Calibri"/>
          <w:sz w:val="24"/>
          <w:szCs w:val="24"/>
        </w:rPr>
        <w:t xml:space="preserve">vulnerabilidades </w:t>
      </w:r>
      <w:r w:rsidR="00965FBD" w:rsidRPr="008B1791">
        <w:rPr>
          <w:rFonts w:ascii="Calibri" w:hAnsi="Calibri" w:cs="Calibri"/>
          <w:sz w:val="24"/>
          <w:szCs w:val="24"/>
        </w:rPr>
        <w:t xml:space="preserve">de cada território </w:t>
      </w:r>
      <w:r w:rsidR="002136B8" w:rsidRPr="008B1791">
        <w:rPr>
          <w:rFonts w:ascii="Calibri" w:hAnsi="Calibri" w:cs="Calibri"/>
          <w:sz w:val="24"/>
          <w:szCs w:val="24"/>
        </w:rPr>
        <w:t>ou</w:t>
      </w:r>
      <w:r w:rsidRPr="008B1791">
        <w:rPr>
          <w:rFonts w:ascii="Calibri" w:hAnsi="Calibri" w:cs="Calibri"/>
          <w:sz w:val="24"/>
          <w:szCs w:val="24"/>
        </w:rPr>
        <w:t xml:space="preserve"> favorecendo a </w:t>
      </w:r>
      <w:r w:rsidR="002136B8" w:rsidRPr="008B1791">
        <w:rPr>
          <w:rFonts w:ascii="Calibri" w:hAnsi="Calibri" w:cs="Calibri"/>
          <w:sz w:val="24"/>
          <w:szCs w:val="24"/>
        </w:rPr>
        <w:t>adequação das</w:t>
      </w:r>
      <w:r w:rsidRPr="008B1791">
        <w:rPr>
          <w:rFonts w:ascii="Calibri" w:hAnsi="Calibri" w:cs="Calibri"/>
          <w:sz w:val="24"/>
          <w:szCs w:val="24"/>
        </w:rPr>
        <w:t xml:space="preserve"> </w:t>
      </w:r>
      <w:r w:rsidR="002136B8" w:rsidRPr="008B1791">
        <w:rPr>
          <w:rFonts w:ascii="Calibri" w:hAnsi="Calibri" w:cs="Calibri"/>
          <w:sz w:val="24"/>
          <w:szCs w:val="24"/>
        </w:rPr>
        <w:t>ofertas socioassistenciais</w:t>
      </w:r>
      <w:r w:rsidR="00965FBD" w:rsidRPr="008B1791">
        <w:rPr>
          <w:rFonts w:ascii="Calibri" w:hAnsi="Calibri" w:cs="Calibri"/>
          <w:sz w:val="24"/>
          <w:szCs w:val="24"/>
        </w:rPr>
        <w:t xml:space="preserve"> às dimensões coletivas associadas ao território e às vulnerabilidades especificas da população local.</w:t>
      </w:r>
    </w:p>
    <w:p w14:paraId="60C05A4E" w14:textId="2E66DB1D" w:rsidR="00F150C0" w:rsidRPr="008B1791" w:rsidRDefault="00965FBD"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No que diz respeito aos equipamentos, d</w:t>
      </w:r>
      <w:r w:rsidR="00E975D2" w:rsidRPr="008B1791">
        <w:rPr>
          <w:rFonts w:ascii="Calibri" w:hAnsi="Calibri" w:cs="Calibri"/>
          <w:sz w:val="24"/>
          <w:szCs w:val="24"/>
        </w:rPr>
        <w:t xml:space="preserve">a mesma forma que na saúde, </w:t>
      </w:r>
      <w:r w:rsidR="00D94218" w:rsidRPr="008B1791">
        <w:rPr>
          <w:rFonts w:ascii="Calibri" w:hAnsi="Calibri" w:cs="Calibri"/>
          <w:sz w:val="24"/>
          <w:szCs w:val="24"/>
        </w:rPr>
        <w:t xml:space="preserve">a assistência social adotou uma </w:t>
      </w:r>
      <w:r w:rsidR="00E975D2" w:rsidRPr="008B1791">
        <w:rPr>
          <w:rFonts w:ascii="Calibri" w:hAnsi="Calibri" w:cs="Calibri"/>
          <w:sz w:val="24"/>
          <w:szCs w:val="24"/>
        </w:rPr>
        <w:t xml:space="preserve">estratégia </w:t>
      </w:r>
      <w:proofErr w:type="spellStart"/>
      <w:r w:rsidR="00E975D2" w:rsidRPr="008B1791">
        <w:rPr>
          <w:rFonts w:ascii="Calibri" w:hAnsi="Calibri" w:cs="Calibri"/>
          <w:sz w:val="24"/>
          <w:szCs w:val="24"/>
        </w:rPr>
        <w:t>territorializada</w:t>
      </w:r>
      <w:proofErr w:type="spellEnd"/>
      <w:r w:rsidR="00E975D2" w:rsidRPr="008B1791">
        <w:rPr>
          <w:rFonts w:ascii="Calibri" w:hAnsi="Calibri" w:cs="Calibri"/>
          <w:sz w:val="24"/>
          <w:szCs w:val="24"/>
        </w:rPr>
        <w:t xml:space="preserve"> </w:t>
      </w:r>
      <w:r w:rsidR="00D94218" w:rsidRPr="008B1791">
        <w:rPr>
          <w:rFonts w:ascii="Calibri" w:hAnsi="Calibri" w:cs="Calibri"/>
          <w:sz w:val="24"/>
          <w:szCs w:val="24"/>
        </w:rPr>
        <w:t>n</w:t>
      </w:r>
      <w:r w:rsidR="00800350" w:rsidRPr="008B1791">
        <w:rPr>
          <w:rFonts w:ascii="Calibri" w:hAnsi="Calibri" w:cs="Calibri"/>
          <w:sz w:val="24"/>
          <w:szCs w:val="24"/>
        </w:rPr>
        <w:t>o</w:t>
      </w:r>
      <w:r w:rsidR="00F150C0" w:rsidRPr="008B1791">
        <w:rPr>
          <w:rFonts w:ascii="Calibri" w:hAnsi="Calibri" w:cs="Calibri"/>
          <w:sz w:val="24"/>
          <w:szCs w:val="24"/>
        </w:rPr>
        <w:t xml:space="preserve"> processo de expansão e instalação dos CRAS. Os CRAS são a principal unidade pública do SUAS no país – referência para a oferta de todos os serviços e benefícios do SUAS – e estão presentes em 99% dos municípios brasileiros. Desde 2005, quando esses equipamentos passaram a ser instalados de forma estruturada no país, a sua oferta foi associada às características socioterritoriais das cidades brasileiras. De acordo com a Norma Operacional Básica do SUAS de 2005, essas unidades devem ser instaladas em áreas de maior vulnerabilidade social, onde as demandas de proteção básica ofertadas por esses aparelhos públicos seriam maiores. Além disso, cada CRAS deverá atender um número menor ou maior de pessoas, a depender do local onde ele será instalado. Da mesma forma, o número de unidades previstas para esse atendimento também é normatizado considerando as características populacionais da localidade. Assim, em municípios com até 20 mil habitantes, por exemplo, prevê-se pelo menos uma unidade CRAS, com capacidade de atendimento de 2.500 famílias. Já em </w:t>
      </w:r>
      <w:r w:rsidR="712B8976" w:rsidRPr="008B1791">
        <w:rPr>
          <w:rFonts w:ascii="Calibri" w:hAnsi="Calibri" w:cs="Calibri"/>
          <w:sz w:val="24"/>
          <w:szCs w:val="24"/>
        </w:rPr>
        <w:t>metrópoles</w:t>
      </w:r>
      <w:r w:rsidR="00F150C0" w:rsidRPr="008B1791">
        <w:rPr>
          <w:rFonts w:ascii="Calibri" w:hAnsi="Calibri" w:cs="Calibri"/>
          <w:sz w:val="24"/>
          <w:szCs w:val="24"/>
        </w:rPr>
        <w:t>, deve haver pelo menos 8 unidades, cada uma com previsão de atendimento de até 5 mil famílias</w:t>
      </w:r>
      <w:r w:rsidR="00F150C0" w:rsidRPr="008B1791">
        <w:rPr>
          <w:rStyle w:val="Refdenotaderodap"/>
          <w:rFonts w:ascii="Calibri" w:hAnsi="Calibri" w:cs="Calibri"/>
          <w:sz w:val="24"/>
          <w:szCs w:val="24"/>
        </w:rPr>
        <w:footnoteReference w:id="17"/>
      </w:r>
      <w:r w:rsidR="00F150C0" w:rsidRPr="008B1791">
        <w:rPr>
          <w:rStyle w:val="Refdenotaderodap"/>
          <w:rFonts w:ascii="Calibri" w:hAnsi="Calibri" w:cs="Calibri"/>
          <w:sz w:val="24"/>
          <w:szCs w:val="24"/>
          <w:vertAlign w:val="baseline"/>
        </w:rPr>
        <w:t>.</w:t>
      </w:r>
      <w:r w:rsidR="00F150C0" w:rsidRPr="008B1791">
        <w:rPr>
          <w:rFonts w:ascii="Calibri" w:hAnsi="Calibri" w:cs="Calibri"/>
          <w:sz w:val="24"/>
          <w:szCs w:val="24"/>
        </w:rPr>
        <w:t xml:space="preserve"> </w:t>
      </w:r>
    </w:p>
    <w:p w14:paraId="304BA2B9" w14:textId="2FFE3417" w:rsidR="00F150C0" w:rsidRPr="008B1791" w:rsidRDefault="00F150C0"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 xml:space="preserve">Mesmo que hoje se </w:t>
      </w:r>
      <w:r w:rsidR="004A1D21" w:rsidRPr="008B1791">
        <w:rPr>
          <w:rFonts w:ascii="Calibri" w:hAnsi="Calibri" w:cs="Calibri"/>
          <w:sz w:val="24"/>
          <w:szCs w:val="24"/>
        </w:rPr>
        <w:t xml:space="preserve">discuta a importância da </w:t>
      </w:r>
      <w:r w:rsidR="00045D18" w:rsidRPr="008B1791">
        <w:rPr>
          <w:rFonts w:ascii="Calibri" w:hAnsi="Calibri" w:cs="Calibri"/>
          <w:sz w:val="24"/>
          <w:szCs w:val="24"/>
        </w:rPr>
        <w:t>revisão</w:t>
      </w:r>
      <w:r w:rsidR="004A1D21" w:rsidRPr="008B1791">
        <w:rPr>
          <w:rFonts w:ascii="Calibri" w:hAnsi="Calibri" w:cs="Calibri"/>
          <w:sz w:val="24"/>
          <w:szCs w:val="24"/>
        </w:rPr>
        <w:t xml:space="preserve"> d</w:t>
      </w:r>
      <w:r w:rsidR="001A2040" w:rsidRPr="008B1791">
        <w:rPr>
          <w:rFonts w:ascii="Calibri" w:hAnsi="Calibri" w:cs="Calibri"/>
          <w:sz w:val="24"/>
          <w:szCs w:val="24"/>
        </w:rPr>
        <w:t xml:space="preserve">os </w:t>
      </w:r>
      <w:r w:rsidR="004A1D21" w:rsidRPr="008B1791">
        <w:rPr>
          <w:rFonts w:ascii="Calibri" w:hAnsi="Calibri" w:cs="Calibri"/>
          <w:sz w:val="24"/>
          <w:szCs w:val="24"/>
        </w:rPr>
        <w:t>critérios</w:t>
      </w:r>
      <w:r w:rsidR="001A2040" w:rsidRPr="008B1791">
        <w:rPr>
          <w:rFonts w:ascii="Calibri" w:hAnsi="Calibri" w:cs="Calibri"/>
          <w:sz w:val="24"/>
          <w:szCs w:val="24"/>
        </w:rPr>
        <w:t xml:space="preserve"> relacionados à distribuição de equipamentos ao porte dos municípios</w:t>
      </w:r>
      <w:r w:rsidR="000979E4" w:rsidRPr="008B1791">
        <w:rPr>
          <w:rFonts w:ascii="Calibri" w:hAnsi="Calibri" w:cs="Calibri"/>
          <w:sz w:val="24"/>
          <w:szCs w:val="24"/>
        </w:rPr>
        <w:t>,</w:t>
      </w:r>
      <w:r w:rsidR="004A1D21" w:rsidRPr="008B1791">
        <w:rPr>
          <w:rFonts w:ascii="Calibri" w:hAnsi="Calibri" w:cs="Calibri"/>
          <w:sz w:val="24"/>
          <w:szCs w:val="24"/>
        </w:rPr>
        <w:t xml:space="preserve"> as propostas debatidas no âmbito das esferas de participação e pactuação do SUAS seguem chamando a atenção para a necessária adequação da oferta dos CRAS às características do território em que serão atuantes. Isso significa que</w:t>
      </w:r>
      <w:r w:rsidRPr="008B1791">
        <w:rPr>
          <w:rFonts w:ascii="Calibri" w:hAnsi="Calibri" w:cs="Calibri"/>
          <w:sz w:val="24"/>
          <w:szCs w:val="24"/>
        </w:rPr>
        <w:t>,</w:t>
      </w:r>
      <w:r w:rsidR="007A1492" w:rsidRPr="008B1791">
        <w:rPr>
          <w:rFonts w:ascii="Calibri" w:hAnsi="Calibri" w:cs="Calibri"/>
          <w:sz w:val="24"/>
          <w:szCs w:val="24"/>
        </w:rPr>
        <w:t xml:space="preserve"> mesmo que estejamos tratando de cidades com menor número de habitantes, a concentração de determinadas situações de vulnerabilidade pode indicar a necessidade da presença de mais </w:t>
      </w:r>
      <w:r w:rsidR="00EE6243" w:rsidRPr="008B1791">
        <w:rPr>
          <w:rFonts w:ascii="Calibri" w:hAnsi="Calibri" w:cs="Calibri"/>
          <w:sz w:val="24"/>
          <w:szCs w:val="24"/>
        </w:rPr>
        <w:t>unidades que aquelas hoje indicadas pelos critérios vigentes</w:t>
      </w:r>
      <w:r w:rsidR="007A1492" w:rsidRPr="008B1791">
        <w:rPr>
          <w:rFonts w:ascii="Calibri" w:hAnsi="Calibri" w:cs="Calibri"/>
          <w:sz w:val="24"/>
          <w:szCs w:val="24"/>
        </w:rPr>
        <w:t xml:space="preserve">. </w:t>
      </w:r>
      <w:r w:rsidR="712B8976" w:rsidRPr="008B1791">
        <w:rPr>
          <w:rFonts w:ascii="Calibri" w:hAnsi="Calibri" w:cs="Calibri"/>
          <w:sz w:val="24"/>
          <w:szCs w:val="24"/>
        </w:rPr>
        <w:t>Essa é uma realidade que já ocorre em diversos municípios de pequeno porte no país, como os dados do Censo SUAS revelam.</w:t>
      </w:r>
    </w:p>
    <w:p w14:paraId="3DA5A9FA" w14:textId="4DEC2AEB" w:rsidR="004B75A0" w:rsidRPr="008B1791" w:rsidRDefault="007021C4" w:rsidP="004051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Em resumo, </w:t>
      </w:r>
      <w:r w:rsidR="00B31A9E" w:rsidRPr="008B1791">
        <w:rPr>
          <w:rFonts w:ascii="Calibri" w:hAnsi="Calibri" w:cs="Calibri"/>
          <w:sz w:val="24"/>
          <w:szCs w:val="24"/>
        </w:rPr>
        <w:t xml:space="preserve">os exemplos </w:t>
      </w:r>
      <w:r w:rsidRPr="008B1791">
        <w:rPr>
          <w:rFonts w:ascii="Calibri" w:hAnsi="Calibri" w:cs="Calibri"/>
          <w:sz w:val="24"/>
          <w:szCs w:val="24"/>
        </w:rPr>
        <w:t>citados</w:t>
      </w:r>
      <w:r w:rsidR="00B31A9E" w:rsidRPr="008B1791">
        <w:rPr>
          <w:rFonts w:ascii="Calibri" w:hAnsi="Calibri" w:cs="Calibri"/>
          <w:sz w:val="24"/>
          <w:szCs w:val="24"/>
        </w:rPr>
        <w:t xml:space="preserve"> visam retratar </w:t>
      </w:r>
      <w:r w:rsidRPr="008B1791">
        <w:rPr>
          <w:rFonts w:ascii="Calibri" w:hAnsi="Calibri" w:cs="Calibri"/>
          <w:sz w:val="24"/>
          <w:szCs w:val="24"/>
        </w:rPr>
        <w:t xml:space="preserve">os esforços das </w:t>
      </w:r>
      <w:r w:rsidR="00B31A9E" w:rsidRPr="008B1791">
        <w:rPr>
          <w:rFonts w:ascii="Calibri" w:hAnsi="Calibri" w:cs="Calibri"/>
          <w:sz w:val="24"/>
          <w:szCs w:val="24"/>
        </w:rPr>
        <w:t>políticas de seguridade social</w:t>
      </w:r>
      <w:r w:rsidR="000762CB" w:rsidRPr="008B1791">
        <w:rPr>
          <w:rFonts w:ascii="Calibri" w:hAnsi="Calibri" w:cs="Calibri"/>
          <w:sz w:val="24"/>
          <w:szCs w:val="24"/>
        </w:rPr>
        <w:t xml:space="preserve"> </w:t>
      </w:r>
      <w:r w:rsidRPr="008B1791">
        <w:rPr>
          <w:rFonts w:ascii="Calibri" w:hAnsi="Calibri" w:cs="Calibri"/>
          <w:sz w:val="24"/>
          <w:szCs w:val="24"/>
        </w:rPr>
        <w:t>em mobilizar</w:t>
      </w:r>
      <w:r w:rsidR="000762CB" w:rsidRPr="008B1791">
        <w:rPr>
          <w:rFonts w:ascii="Calibri" w:hAnsi="Calibri" w:cs="Calibri"/>
          <w:sz w:val="24"/>
          <w:szCs w:val="24"/>
        </w:rPr>
        <w:t xml:space="preserve"> metodologias de intervenção que ultrapass</w:t>
      </w:r>
      <w:r w:rsidRPr="008B1791">
        <w:rPr>
          <w:rFonts w:ascii="Calibri" w:hAnsi="Calibri" w:cs="Calibri"/>
          <w:sz w:val="24"/>
          <w:szCs w:val="24"/>
        </w:rPr>
        <w:t>e</w:t>
      </w:r>
      <w:r w:rsidR="000762CB" w:rsidRPr="008B1791">
        <w:rPr>
          <w:rFonts w:ascii="Calibri" w:hAnsi="Calibri" w:cs="Calibri"/>
          <w:sz w:val="24"/>
          <w:szCs w:val="24"/>
        </w:rPr>
        <w:t>m uma perspectiva de entrega individual de benefícios. S</w:t>
      </w:r>
      <w:r w:rsidR="003B5257" w:rsidRPr="008B1791">
        <w:rPr>
          <w:rFonts w:ascii="Calibri" w:hAnsi="Calibri" w:cs="Calibri"/>
          <w:sz w:val="24"/>
          <w:szCs w:val="24"/>
        </w:rPr>
        <w:t xml:space="preserve">eja através das intervenções coletivas, seja através da abordagem territorial, o elemento da coletividade dos benefícios se faz presente na forma </w:t>
      </w:r>
      <w:r w:rsidRPr="008B1791">
        <w:rPr>
          <w:rFonts w:ascii="Calibri" w:hAnsi="Calibri" w:cs="Calibri"/>
          <w:sz w:val="24"/>
          <w:szCs w:val="24"/>
        </w:rPr>
        <w:t>de</w:t>
      </w:r>
      <w:r w:rsidR="003B5257" w:rsidRPr="008B1791">
        <w:rPr>
          <w:rFonts w:ascii="Calibri" w:hAnsi="Calibri" w:cs="Calibri"/>
          <w:sz w:val="24"/>
          <w:szCs w:val="24"/>
        </w:rPr>
        <w:t xml:space="preserve"> entreg</w:t>
      </w:r>
      <w:r w:rsidRPr="008B1791">
        <w:rPr>
          <w:rFonts w:ascii="Calibri" w:hAnsi="Calibri" w:cs="Calibri"/>
          <w:sz w:val="24"/>
          <w:szCs w:val="24"/>
        </w:rPr>
        <w:t>a de equipamentos e ofertas</w:t>
      </w:r>
      <w:r w:rsidR="003B5257" w:rsidRPr="008B1791">
        <w:rPr>
          <w:rFonts w:ascii="Calibri" w:hAnsi="Calibri" w:cs="Calibri"/>
          <w:sz w:val="24"/>
          <w:szCs w:val="24"/>
        </w:rPr>
        <w:t xml:space="preserve"> pelas políticas </w:t>
      </w:r>
      <w:r w:rsidRPr="008B1791">
        <w:rPr>
          <w:rFonts w:ascii="Calibri" w:hAnsi="Calibri" w:cs="Calibri"/>
          <w:sz w:val="24"/>
          <w:szCs w:val="24"/>
        </w:rPr>
        <w:t>setoriais</w:t>
      </w:r>
      <w:r w:rsidR="00CE735C" w:rsidRPr="008B1791">
        <w:rPr>
          <w:rFonts w:ascii="Calibri" w:hAnsi="Calibri" w:cs="Calibri"/>
          <w:sz w:val="24"/>
          <w:szCs w:val="24"/>
        </w:rPr>
        <w:t>.</w:t>
      </w:r>
      <w:r w:rsidR="003B5257" w:rsidRPr="008B1791">
        <w:rPr>
          <w:rFonts w:ascii="Calibri" w:hAnsi="Calibri" w:cs="Calibri"/>
          <w:sz w:val="24"/>
          <w:szCs w:val="24"/>
        </w:rPr>
        <w:t xml:space="preserve"> </w:t>
      </w:r>
      <w:r w:rsidR="00CE735C" w:rsidRPr="008B1791">
        <w:rPr>
          <w:rFonts w:ascii="Calibri" w:hAnsi="Calibri" w:cs="Calibri"/>
          <w:sz w:val="24"/>
          <w:szCs w:val="24"/>
        </w:rPr>
        <w:t>E</w:t>
      </w:r>
      <w:r w:rsidR="003B5257" w:rsidRPr="008B1791">
        <w:rPr>
          <w:rFonts w:ascii="Calibri" w:hAnsi="Calibri" w:cs="Calibri"/>
          <w:sz w:val="24"/>
          <w:szCs w:val="24"/>
        </w:rPr>
        <w:t xml:space="preserve"> para acolher essas estratégias de ação, se prop</w:t>
      </w:r>
      <w:r w:rsidR="00CE735C" w:rsidRPr="008B1791">
        <w:rPr>
          <w:rFonts w:ascii="Calibri" w:hAnsi="Calibri" w:cs="Calibri"/>
          <w:sz w:val="24"/>
          <w:szCs w:val="24"/>
        </w:rPr>
        <w:t xml:space="preserve">ôs a </w:t>
      </w:r>
      <w:r w:rsidR="003B5257" w:rsidRPr="008B1791">
        <w:rPr>
          <w:rFonts w:ascii="Calibri" w:hAnsi="Calibri" w:cs="Calibri"/>
          <w:sz w:val="24"/>
          <w:szCs w:val="24"/>
        </w:rPr>
        <w:t>classificação pelos tipos de ofertas coletivas.</w:t>
      </w:r>
      <w:r w:rsidR="00620B72" w:rsidRPr="008B1791">
        <w:rPr>
          <w:rFonts w:ascii="Calibri" w:hAnsi="Calibri" w:cs="Calibri"/>
          <w:sz w:val="24"/>
          <w:szCs w:val="24"/>
        </w:rPr>
        <w:t xml:space="preserve"> </w:t>
      </w:r>
    </w:p>
    <w:p w14:paraId="5D919AB7" w14:textId="77777777" w:rsidR="008850DB" w:rsidRPr="008B1791" w:rsidRDefault="008850DB" w:rsidP="69D4C35E">
      <w:pPr>
        <w:spacing w:after="120" w:line="290" w:lineRule="exact"/>
        <w:ind w:firstLine="709"/>
        <w:jc w:val="both"/>
        <w:rPr>
          <w:rFonts w:ascii="Calibri" w:hAnsi="Calibri" w:cs="Calibri"/>
          <w:sz w:val="24"/>
          <w:szCs w:val="24"/>
        </w:rPr>
      </w:pPr>
    </w:p>
    <w:p w14:paraId="683122BC" w14:textId="66F67FA7" w:rsidR="003B46E6" w:rsidRPr="008B1791" w:rsidRDefault="36FF04B4" w:rsidP="00B24494">
      <w:pPr>
        <w:pStyle w:val="Ttulo1"/>
        <w:rPr>
          <w:rFonts w:ascii="Calibri" w:hAnsi="Calibri" w:cs="Calibri"/>
        </w:rPr>
      </w:pPr>
      <w:r w:rsidRPr="008B1791">
        <w:rPr>
          <w:rFonts w:ascii="Calibri" w:hAnsi="Calibri" w:cs="Calibri"/>
        </w:rPr>
        <w:t>Classificação por resultados das políticas públicas</w:t>
      </w:r>
    </w:p>
    <w:p w14:paraId="400E7351" w14:textId="77777777" w:rsidR="003B46E6" w:rsidRPr="008B1791" w:rsidRDefault="003B46E6" w:rsidP="007C029D">
      <w:pPr>
        <w:spacing w:after="120" w:line="290" w:lineRule="exact"/>
        <w:ind w:firstLine="709"/>
        <w:jc w:val="both"/>
        <w:rPr>
          <w:rFonts w:ascii="Calibri" w:hAnsi="Calibri" w:cs="Calibri"/>
          <w:sz w:val="24"/>
          <w:szCs w:val="24"/>
        </w:rPr>
      </w:pPr>
    </w:p>
    <w:p w14:paraId="68B352BA" w14:textId="5C3ED719"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resultados das ofertas da seguridade social, sejam elas destinadas a </w:t>
      </w:r>
      <w:r w:rsidR="0076533D" w:rsidRPr="008B1791">
        <w:rPr>
          <w:rFonts w:ascii="Calibri" w:hAnsi="Calibri" w:cs="Calibri"/>
          <w:sz w:val="24"/>
          <w:szCs w:val="24"/>
        </w:rPr>
        <w:t>beneficiários</w:t>
      </w:r>
      <w:r w:rsidRPr="008B1791">
        <w:rPr>
          <w:rFonts w:ascii="Calibri" w:hAnsi="Calibri" w:cs="Calibri"/>
          <w:sz w:val="24"/>
          <w:szCs w:val="24"/>
        </w:rPr>
        <w:t xml:space="preserve"> individuais ou coletivos, sejam entregues a partir de abordagens </w:t>
      </w:r>
      <w:r w:rsidR="00872B25" w:rsidRPr="008B1791">
        <w:rPr>
          <w:rFonts w:ascii="Calibri" w:hAnsi="Calibri" w:cs="Calibri"/>
          <w:sz w:val="24"/>
          <w:szCs w:val="24"/>
        </w:rPr>
        <w:t xml:space="preserve">individuais ou </w:t>
      </w:r>
      <w:r w:rsidRPr="008B1791">
        <w:rPr>
          <w:rFonts w:ascii="Calibri" w:hAnsi="Calibri" w:cs="Calibri"/>
          <w:sz w:val="24"/>
          <w:szCs w:val="24"/>
        </w:rPr>
        <w:t xml:space="preserve">coletivas, </w:t>
      </w:r>
      <w:r w:rsidR="00872B25" w:rsidRPr="008B1791">
        <w:rPr>
          <w:rFonts w:ascii="Calibri" w:hAnsi="Calibri" w:cs="Calibri"/>
          <w:sz w:val="24"/>
          <w:szCs w:val="24"/>
        </w:rPr>
        <w:t>podem ser</w:t>
      </w:r>
      <w:r w:rsidRPr="008B1791">
        <w:rPr>
          <w:rFonts w:ascii="Calibri" w:hAnsi="Calibri" w:cs="Calibri"/>
          <w:sz w:val="24"/>
          <w:szCs w:val="24"/>
        </w:rPr>
        <w:t xml:space="preserve"> considerados sob variados enfoques: econômicos, sociais e políticos. Após revisitar brevemente algumas diferentes possibilidades de análise a partir da perspectiva de seus resultados, destaca-se a importância do conceito de externalidades e sua contribuição para uma avaliação mais completa da temática dos benefícios ofertados pela seguridade social à sociedade brasileira, suas populações e territórios.</w:t>
      </w:r>
    </w:p>
    <w:p w14:paraId="2707B19E" w14:textId="74CB1C5D"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Desenvolvido ainda no início do século XX e referência fundamental na economia do bem-estar, o conceito de externalidades evidenciou benefícios coletivos ou sociais para além de um benefício puramente individual ou familiar de um consumidor direto. Abriu caminho para o desenvolvimento de outros conceitos, como bens públicos, e favoreceu abordagens que enfatizam as relações entre política social e o crescimento</w:t>
      </w:r>
      <w:r w:rsidR="004F4E8B" w:rsidRPr="008B1791">
        <w:rPr>
          <w:rFonts w:ascii="Calibri" w:hAnsi="Calibri" w:cs="Calibri"/>
          <w:sz w:val="24"/>
          <w:szCs w:val="24"/>
        </w:rPr>
        <w:t xml:space="preserve"> e </w:t>
      </w:r>
      <w:r w:rsidRPr="008B1791">
        <w:rPr>
          <w:rFonts w:ascii="Calibri" w:hAnsi="Calibri" w:cs="Calibri"/>
          <w:sz w:val="24"/>
          <w:szCs w:val="24"/>
        </w:rPr>
        <w:t>desenvolvimento econômico. Mas o conceito não tem se restringido a uma perspectiva econômica, como mostra o surgimento da noção de externalidades sociais.</w:t>
      </w:r>
    </w:p>
    <w:p w14:paraId="3D6D4B9E" w14:textId="38FCEDD3"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propor uma classificação dos benefícios coletivos a partir dos tipos de efeitos das ofertas </w:t>
      </w:r>
      <w:r w:rsidR="00722CF4" w:rsidRPr="008B1791">
        <w:rPr>
          <w:rFonts w:ascii="Calibri" w:hAnsi="Calibri" w:cs="Calibri"/>
          <w:sz w:val="24"/>
          <w:szCs w:val="24"/>
        </w:rPr>
        <w:t>da seguridade social</w:t>
      </w:r>
      <w:r w:rsidRPr="008B1791">
        <w:rPr>
          <w:rFonts w:ascii="Calibri" w:hAnsi="Calibri" w:cs="Calibri"/>
          <w:sz w:val="24"/>
          <w:szCs w:val="24"/>
        </w:rPr>
        <w:t>, optou-se por apresentar resumidamente, mas não de forma exaustiva, diferentes perspectivas analíticas sobre resultados da política social</w:t>
      </w:r>
      <w:r w:rsidR="00EA780B" w:rsidRPr="008B1791">
        <w:rPr>
          <w:rStyle w:val="Refdenotaderodap"/>
          <w:rFonts w:ascii="Calibri" w:hAnsi="Calibri" w:cs="Calibri"/>
          <w:sz w:val="24"/>
          <w:szCs w:val="24"/>
        </w:rPr>
        <w:footnoteReference w:id="18"/>
      </w:r>
      <w:r w:rsidRPr="008B1791">
        <w:rPr>
          <w:rFonts w:ascii="Calibri" w:hAnsi="Calibri" w:cs="Calibri"/>
          <w:sz w:val="24"/>
          <w:szCs w:val="24"/>
        </w:rPr>
        <w:t xml:space="preserve">. Na sequência aprofunda-se a compreensão do conceito de externalidades e como ele pode orientar uma classificação dos resultados gerados pelas diferentes ofertas sociais públicas. A </w:t>
      </w:r>
      <w:r w:rsidRPr="008B1791">
        <w:rPr>
          <w:rFonts w:ascii="Calibri" w:hAnsi="Calibri" w:cs="Calibri"/>
          <w:sz w:val="24"/>
          <w:szCs w:val="24"/>
        </w:rPr>
        <w:lastRenderedPageBreak/>
        <w:t xml:space="preserve">opção por esse conceito não desconhece discussões instigantes em outros campos disciplinares, nomeadamente a noção de “bem comum” no pensamento político, porém optou-se aqui por uma literatura já consolidada no campo da economia do bem-estar. </w:t>
      </w:r>
    </w:p>
    <w:p w14:paraId="1359820E" w14:textId="6413C0DE"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 </w:t>
      </w:r>
    </w:p>
    <w:p w14:paraId="7B176E82" w14:textId="4D965132" w:rsidR="68552C8E" w:rsidRPr="008B1791" w:rsidRDefault="00C46F35" w:rsidP="004F4E8B">
      <w:pPr>
        <w:pStyle w:val="Ttulo2"/>
        <w:rPr>
          <w:rFonts w:ascii="Calibri" w:hAnsi="Calibri" w:cs="Calibri"/>
        </w:rPr>
      </w:pPr>
      <w:r w:rsidRPr="008B1791">
        <w:rPr>
          <w:rFonts w:ascii="Calibri" w:hAnsi="Calibri" w:cs="Calibri"/>
        </w:rPr>
        <w:t>E</w:t>
      </w:r>
      <w:r w:rsidR="72CA1175" w:rsidRPr="008B1791">
        <w:rPr>
          <w:rFonts w:ascii="Calibri" w:hAnsi="Calibri" w:cs="Calibri"/>
        </w:rPr>
        <w:t>nfoques sobre os resultados da Política Social</w:t>
      </w:r>
    </w:p>
    <w:p w14:paraId="429BF3E8" w14:textId="7AC467E6"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As políticas sociais e suas distintas ofertas nas áreas de saúde, educação, previdência e assistência social, entre outras, geram efeitos tanto na vida de seus beneficiários diretos, familiares, comunidades e territórios</w:t>
      </w:r>
      <w:r w:rsidR="00FF34E1" w:rsidRPr="008B1791">
        <w:rPr>
          <w:rFonts w:ascii="Calibri" w:hAnsi="Calibri" w:cs="Calibri"/>
          <w:sz w:val="24"/>
          <w:szCs w:val="24"/>
        </w:rPr>
        <w:t>,</w:t>
      </w:r>
      <w:r w:rsidRPr="008B1791">
        <w:rPr>
          <w:rFonts w:ascii="Calibri" w:hAnsi="Calibri" w:cs="Calibri"/>
          <w:sz w:val="24"/>
          <w:szCs w:val="24"/>
        </w:rPr>
        <w:t xml:space="preserve"> como outros mais abrangentes para a sociedade como um todo</w:t>
      </w:r>
      <w:r w:rsidR="00722CF4" w:rsidRPr="008B1791">
        <w:rPr>
          <w:rFonts w:ascii="Calibri" w:hAnsi="Calibri" w:cs="Calibri"/>
          <w:sz w:val="24"/>
          <w:szCs w:val="24"/>
        </w:rPr>
        <w:t xml:space="preserve">. Tais </w:t>
      </w:r>
      <w:r w:rsidR="00EF2009" w:rsidRPr="008B1791">
        <w:rPr>
          <w:rFonts w:ascii="Calibri" w:hAnsi="Calibri" w:cs="Calibri"/>
          <w:sz w:val="24"/>
          <w:szCs w:val="24"/>
        </w:rPr>
        <w:t>efeitos vêm</w:t>
      </w:r>
      <w:r w:rsidR="00722CF4" w:rsidRPr="008B1791">
        <w:rPr>
          <w:rFonts w:ascii="Calibri" w:hAnsi="Calibri" w:cs="Calibri"/>
          <w:sz w:val="24"/>
          <w:szCs w:val="24"/>
        </w:rPr>
        <w:t xml:space="preserve"> sendo</w:t>
      </w:r>
      <w:r w:rsidRPr="008B1791">
        <w:rPr>
          <w:rFonts w:ascii="Calibri" w:hAnsi="Calibri" w:cs="Calibri"/>
          <w:sz w:val="24"/>
          <w:szCs w:val="24"/>
        </w:rPr>
        <w:t xml:space="preserve"> contemplados sob enfoques econômicos, sociológicos ou políticos, com destaque, frequentemente, para seus contributos para o desenvolvimento socioeconômico dos países.</w:t>
      </w:r>
    </w:p>
    <w:p w14:paraId="6D4E5694" w14:textId="0C7B74E2"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perspectiva sociológica </w:t>
      </w:r>
      <w:proofErr w:type="spellStart"/>
      <w:r w:rsidRPr="008B1791">
        <w:rPr>
          <w:rFonts w:ascii="Calibri" w:hAnsi="Calibri" w:cs="Calibri"/>
          <w:sz w:val="24"/>
          <w:szCs w:val="24"/>
        </w:rPr>
        <w:t>Durkheimiana</w:t>
      </w:r>
      <w:proofErr w:type="spellEnd"/>
      <w:r w:rsidRPr="008B1791">
        <w:rPr>
          <w:rFonts w:ascii="Calibri" w:hAnsi="Calibri" w:cs="Calibri"/>
          <w:sz w:val="24"/>
          <w:szCs w:val="24"/>
        </w:rPr>
        <w:t xml:space="preserve">, destacam-se os efeitos sobre a coesão social ou mesmo </w:t>
      </w:r>
      <w:r w:rsidR="00722CF4" w:rsidRPr="008B1791">
        <w:rPr>
          <w:rFonts w:ascii="Calibri" w:hAnsi="Calibri" w:cs="Calibri"/>
          <w:sz w:val="24"/>
          <w:szCs w:val="24"/>
        </w:rPr>
        <w:t xml:space="preserve">sobre </w:t>
      </w:r>
      <w:r w:rsidRPr="008B1791">
        <w:rPr>
          <w:rFonts w:ascii="Calibri" w:hAnsi="Calibri" w:cs="Calibri"/>
          <w:sz w:val="24"/>
          <w:szCs w:val="24"/>
        </w:rPr>
        <w:t xml:space="preserve">a reprodução do sistema social. A provisão de bens e serviços públicos responderia, nessa perspectiva, </w:t>
      </w:r>
      <w:r w:rsidR="004339FC" w:rsidRPr="008B1791">
        <w:rPr>
          <w:rFonts w:ascii="Calibri" w:hAnsi="Calibri" w:cs="Calibri"/>
          <w:sz w:val="24"/>
          <w:szCs w:val="24"/>
        </w:rPr>
        <w:t>a</w:t>
      </w:r>
      <w:r w:rsidRPr="008B1791">
        <w:rPr>
          <w:rFonts w:ascii="Calibri" w:hAnsi="Calibri" w:cs="Calibri"/>
          <w:sz w:val="24"/>
          <w:szCs w:val="24"/>
        </w:rPr>
        <w:t xml:space="preserve"> “necessidades sociais” geradas pela maior interdependência, característica das sociedades modernas</w:t>
      </w:r>
      <w:r w:rsidR="00722CF4" w:rsidRPr="008B1791">
        <w:rPr>
          <w:rFonts w:ascii="Calibri" w:hAnsi="Calibri" w:cs="Calibri"/>
          <w:sz w:val="24"/>
          <w:szCs w:val="24"/>
        </w:rPr>
        <w:t xml:space="preserve"> e</w:t>
      </w:r>
      <w:r w:rsidRPr="008B1791">
        <w:rPr>
          <w:rFonts w:ascii="Calibri" w:hAnsi="Calibri" w:cs="Calibri"/>
          <w:sz w:val="24"/>
          <w:szCs w:val="24"/>
        </w:rPr>
        <w:t xml:space="preserve"> decorrente da divisão e maior especialização do </w:t>
      </w:r>
      <w:r w:rsidR="0076533D" w:rsidRPr="008B1791">
        <w:rPr>
          <w:rFonts w:ascii="Calibri" w:hAnsi="Calibri" w:cs="Calibri"/>
          <w:sz w:val="24"/>
          <w:szCs w:val="24"/>
        </w:rPr>
        <w:t>trabalho.</w:t>
      </w:r>
      <w:r w:rsidRPr="008B1791">
        <w:rPr>
          <w:rFonts w:ascii="Calibri" w:hAnsi="Calibri" w:cs="Calibri"/>
          <w:sz w:val="24"/>
          <w:szCs w:val="24"/>
        </w:rPr>
        <w:t xml:space="preserve"> Desse modo, os dispositivos da política social estariam voltados para promover a integração social, portanto, atuando sobre situações de vulnerabilidade que ameaçam a coesão social (CASTEL, 1998). Em outra perspectiva de análise, a teoria política normativa, como a proposta por Rawls em relação aos “bens sociais primários”, considera elementos como a educação pública, como essenciais para garantir que todos numa sociedade tenham as mesmas oportunidades básicas. A oferta equitativa desses bens, ao contribuir para a igualdade de oportunidades, promoveria uma sociedade mais justa. Não é difícil perceber que essas diferentes perspectivas estimulam um debate sobre qual deveria ser o objetivo maior da política social: igualdade de oportunidades ou igualdade de resultados.</w:t>
      </w:r>
    </w:p>
    <w:p w14:paraId="3B7A4564" w14:textId="239A7B3C" w:rsidR="68552C8E" w:rsidRPr="008B1791" w:rsidRDefault="72CA1175"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A teoria econômica deu contribu</w:t>
      </w:r>
      <w:r w:rsidR="00CC61DB" w:rsidRPr="008B1791">
        <w:rPr>
          <w:rFonts w:ascii="Calibri" w:hAnsi="Calibri" w:cs="Calibri"/>
          <w:sz w:val="24"/>
          <w:szCs w:val="24"/>
        </w:rPr>
        <w:t>ições</w:t>
      </w:r>
      <w:r w:rsidRPr="008B1791">
        <w:rPr>
          <w:rFonts w:ascii="Calibri" w:hAnsi="Calibri" w:cs="Calibri"/>
          <w:sz w:val="24"/>
          <w:szCs w:val="24"/>
        </w:rPr>
        <w:t xml:space="preserve"> importantes para analisar os diferentes efeitos da política social. Tanto </w:t>
      </w:r>
      <w:proofErr w:type="gramStart"/>
      <w:r w:rsidRPr="008B1791">
        <w:rPr>
          <w:rFonts w:ascii="Calibri" w:hAnsi="Calibri" w:cs="Calibri"/>
          <w:sz w:val="24"/>
          <w:szCs w:val="24"/>
        </w:rPr>
        <w:t>na micro</w:t>
      </w:r>
      <w:proofErr w:type="gramEnd"/>
      <w:r w:rsidRPr="008B1791">
        <w:rPr>
          <w:rFonts w:ascii="Calibri" w:hAnsi="Calibri" w:cs="Calibri"/>
          <w:sz w:val="24"/>
          <w:szCs w:val="24"/>
        </w:rPr>
        <w:t xml:space="preserve"> como na macroeconomia há reflexões sobre os efeitos da intervenção social do Estado. Na microeconomia do bem-estar, </w:t>
      </w:r>
      <w:r w:rsidR="00722CF4" w:rsidRPr="008B1791">
        <w:rPr>
          <w:rFonts w:ascii="Calibri" w:hAnsi="Calibri" w:cs="Calibri"/>
          <w:sz w:val="24"/>
          <w:szCs w:val="24"/>
        </w:rPr>
        <w:t xml:space="preserve">o estudo sobre </w:t>
      </w:r>
      <w:r w:rsidRPr="008B1791">
        <w:rPr>
          <w:rFonts w:ascii="Calibri" w:hAnsi="Calibri" w:cs="Calibri"/>
          <w:sz w:val="24"/>
          <w:szCs w:val="24"/>
        </w:rPr>
        <w:t>a provisão pública em diversos campos baseia-se no reconhecimento d</w:t>
      </w:r>
      <w:r w:rsidR="00E53BB0" w:rsidRPr="008B1791">
        <w:rPr>
          <w:rFonts w:ascii="Calibri" w:hAnsi="Calibri" w:cs="Calibri"/>
          <w:sz w:val="24"/>
          <w:szCs w:val="24"/>
        </w:rPr>
        <w:t>a existência de</w:t>
      </w:r>
      <w:r w:rsidRPr="008B1791">
        <w:rPr>
          <w:rFonts w:ascii="Calibri" w:hAnsi="Calibri" w:cs="Calibri"/>
          <w:sz w:val="24"/>
          <w:szCs w:val="24"/>
        </w:rPr>
        <w:t xml:space="preserve"> externalidades.</w:t>
      </w:r>
    </w:p>
    <w:p w14:paraId="624F1CF3" w14:textId="0FEC4053" w:rsidR="68552C8E" w:rsidRPr="008B1791" w:rsidRDefault="72CA1175" w:rsidP="0076533D">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t>Investimentos individuais ou familiares, por exemplo, em educação e saúde, geram externalidades positivas, o que significa que o benefício coletivo ou social supera o benefício individual ou familiar e a despesa de indivíduos ou famílias tende a ser inferior à despesa que seria socialmente desejável. Em contrapartida, a ausência ou a deficiência de investimentos em educação e saúde gera externalidades negativas, como, por exemplo, uma força de trabalho pouco qualificada, desigualdades sociais, pobreza, criminalidade, epidemias, mortes evitáveis e outros “custos sociais”. (</w:t>
      </w:r>
      <w:proofErr w:type="spellStart"/>
      <w:r w:rsidRPr="008B1791">
        <w:rPr>
          <w:rFonts w:ascii="Calibri" w:eastAsia="Calibri" w:hAnsi="Calibri" w:cs="Calibri"/>
          <w:sz w:val="24"/>
          <w:szCs w:val="24"/>
        </w:rPr>
        <w:t>Kerstenetzky</w:t>
      </w:r>
      <w:proofErr w:type="spellEnd"/>
      <w:r w:rsidRPr="008B1791">
        <w:rPr>
          <w:rFonts w:ascii="Calibri" w:eastAsia="Calibri" w:hAnsi="Calibri" w:cs="Calibri"/>
          <w:sz w:val="24"/>
          <w:szCs w:val="24"/>
        </w:rPr>
        <w:t>, 2023, p.67)</w:t>
      </w:r>
    </w:p>
    <w:p w14:paraId="54D108ED" w14:textId="76A6A889" w:rsidR="68552C8E" w:rsidRPr="008B1791" w:rsidRDefault="36FF04B4"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macroeconomia, teorias do crescimento econômico centradas no papel da oferta e, principalmente, da produtividade, </w:t>
      </w:r>
      <w:r w:rsidR="00714491" w:rsidRPr="008B1791">
        <w:rPr>
          <w:rFonts w:ascii="Calibri" w:hAnsi="Calibri" w:cs="Calibri"/>
          <w:sz w:val="24"/>
          <w:szCs w:val="24"/>
        </w:rPr>
        <w:t>realçam</w:t>
      </w:r>
      <w:r w:rsidR="00925F35" w:rsidRPr="008B1791">
        <w:rPr>
          <w:rFonts w:ascii="Calibri" w:hAnsi="Calibri" w:cs="Calibri"/>
          <w:sz w:val="24"/>
          <w:szCs w:val="24"/>
        </w:rPr>
        <w:t xml:space="preserve"> </w:t>
      </w:r>
      <w:r w:rsidRPr="008B1791">
        <w:rPr>
          <w:rFonts w:ascii="Calibri" w:hAnsi="Calibri" w:cs="Calibri"/>
          <w:sz w:val="24"/>
          <w:szCs w:val="24"/>
        </w:rPr>
        <w:t>a importância dos serviços sociais públicos</w:t>
      </w:r>
      <w:r w:rsidR="00AA1200" w:rsidRPr="008B1791">
        <w:rPr>
          <w:rFonts w:ascii="Calibri" w:hAnsi="Calibri" w:cs="Calibri"/>
          <w:sz w:val="24"/>
          <w:szCs w:val="24"/>
        </w:rPr>
        <w:t>,</w:t>
      </w:r>
      <w:r w:rsidRPr="008B1791">
        <w:rPr>
          <w:rFonts w:ascii="Calibri" w:hAnsi="Calibri" w:cs="Calibri"/>
          <w:sz w:val="24"/>
          <w:szCs w:val="24"/>
        </w:rPr>
        <w:t xml:space="preserve"> </w:t>
      </w:r>
      <w:r w:rsidR="00374553" w:rsidRPr="008B1791">
        <w:rPr>
          <w:rFonts w:ascii="Calibri" w:hAnsi="Calibri" w:cs="Calibri"/>
          <w:sz w:val="24"/>
          <w:szCs w:val="24"/>
        </w:rPr>
        <w:t>dados seus</w:t>
      </w:r>
      <w:r w:rsidR="000C2FDE" w:rsidRPr="008B1791">
        <w:rPr>
          <w:rFonts w:ascii="Calibri" w:hAnsi="Calibri" w:cs="Calibri"/>
          <w:sz w:val="24"/>
          <w:szCs w:val="24"/>
        </w:rPr>
        <w:t xml:space="preserve"> </w:t>
      </w:r>
      <w:r w:rsidRPr="008B1791">
        <w:rPr>
          <w:rFonts w:ascii="Calibri" w:hAnsi="Calibri" w:cs="Calibri"/>
          <w:sz w:val="24"/>
          <w:szCs w:val="24"/>
        </w:rPr>
        <w:t xml:space="preserve">efeitos positivos sobre o capital humano dos trabalhadores e, por conseguinte, à maior produtividade e melhor performance da economia. Sob a ótica da macroeconomia keynesiana, destacam-se os efeitos multiplicadores de renda do gasto público dirigido à política social. Keynes </w:t>
      </w:r>
      <w:r w:rsidR="00346992" w:rsidRPr="008B1791">
        <w:rPr>
          <w:rFonts w:ascii="Calibri" w:hAnsi="Calibri" w:cs="Calibri"/>
          <w:sz w:val="24"/>
          <w:szCs w:val="24"/>
        </w:rPr>
        <w:t>descreve</w:t>
      </w:r>
      <w:r w:rsidR="00300D08" w:rsidRPr="008B1791">
        <w:rPr>
          <w:rFonts w:ascii="Calibri" w:hAnsi="Calibri" w:cs="Calibri"/>
          <w:sz w:val="24"/>
          <w:szCs w:val="24"/>
        </w:rPr>
        <w:t xml:space="preserve"> como a</w:t>
      </w:r>
      <w:r w:rsidRPr="008B1791">
        <w:rPr>
          <w:rFonts w:ascii="Calibri" w:hAnsi="Calibri" w:cs="Calibri"/>
          <w:sz w:val="24"/>
          <w:szCs w:val="24"/>
        </w:rPr>
        <w:t xml:space="preserve"> intervenção governamental na economia </w:t>
      </w:r>
      <w:r w:rsidR="002E57DE" w:rsidRPr="008B1791">
        <w:rPr>
          <w:rFonts w:ascii="Calibri" w:hAnsi="Calibri" w:cs="Calibri"/>
          <w:sz w:val="24"/>
          <w:szCs w:val="24"/>
        </w:rPr>
        <w:t xml:space="preserve">mostra-se </w:t>
      </w:r>
      <w:r w:rsidRPr="008B1791">
        <w:rPr>
          <w:rFonts w:ascii="Calibri" w:hAnsi="Calibri" w:cs="Calibri"/>
          <w:sz w:val="24"/>
          <w:szCs w:val="24"/>
        </w:rPr>
        <w:t>necessária para assegurar sua estabilidade</w:t>
      </w:r>
      <w:r w:rsidR="00E25B6D" w:rsidRPr="008B1791">
        <w:rPr>
          <w:rFonts w:ascii="Calibri" w:hAnsi="Calibri" w:cs="Calibri"/>
          <w:sz w:val="24"/>
          <w:szCs w:val="24"/>
        </w:rPr>
        <w:t xml:space="preserve">, entre outras questões </w:t>
      </w:r>
      <w:r w:rsidR="00446B85" w:rsidRPr="008B1791">
        <w:rPr>
          <w:rFonts w:ascii="Calibri" w:hAnsi="Calibri" w:cs="Calibri"/>
          <w:sz w:val="24"/>
          <w:szCs w:val="24"/>
        </w:rPr>
        <w:t xml:space="preserve">porque </w:t>
      </w:r>
      <w:r w:rsidRPr="008B1791">
        <w:rPr>
          <w:rFonts w:ascii="Calibri" w:hAnsi="Calibri" w:cs="Calibri"/>
          <w:sz w:val="24"/>
          <w:szCs w:val="24"/>
        </w:rPr>
        <w:t xml:space="preserve">os gastos em bem-estar </w:t>
      </w:r>
      <w:r w:rsidR="00BF0560" w:rsidRPr="008B1791">
        <w:rPr>
          <w:rFonts w:ascii="Calibri" w:hAnsi="Calibri" w:cs="Calibri"/>
          <w:sz w:val="24"/>
          <w:szCs w:val="24"/>
        </w:rPr>
        <w:t>atuariam</w:t>
      </w:r>
      <w:r w:rsidRPr="008B1791">
        <w:rPr>
          <w:rFonts w:ascii="Calibri" w:hAnsi="Calibri" w:cs="Calibri"/>
          <w:sz w:val="24"/>
          <w:szCs w:val="24"/>
        </w:rPr>
        <w:t xml:space="preserve"> como reguladores da economia. Nessa perspectiva, como </w:t>
      </w:r>
      <w:r w:rsidR="00B14699" w:rsidRPr="008B1791">
        <w:rPr>
          <w:rFonts w:ascii="Calibri" w:hAnsi="Calibri" w:cs="Calibri"/>
          <w:sz w:val="24"/>
          <w:szCs w:val="24"/>
        </w:rPr>
        <w:t xml:space="preserve">coloca </w:t>
      </w:r>
      <w:proofErr w:type="spellStart"/>
      <w:r w:rsidRPr="008B1791">
        <w:rPr>
          <w:rFonts w:ascii="Calibri" w:hAnsi="Calibri" w:cs="Calibri"/>
          <w:sz w:val="24"/>
          <w:szCs w:val="24"/>
        </w:rPr>
        <w:t>Kerstenetzky</w:t>
      </w:r>
      <w:proofErr w:type="spellEnd"/>
      <w:r w:rsidRPr="008B1791">
        <w:rPr>
          <w:rFonts w:ascii="Calibri" w:hAnsi="Calibri" w:cs="Calibri"/>
          <w:sz w:val="24"/>
          <w:szCs w:val="24"/>
        </w:rPr>
        <w:t xml:space="preserve"> </w:t>
      </w:r>
      <w:r w:rsidRPr="008B1791">
        <w:rPr>
          <w:rFonts w:ascii="Calibri" w:hAnsi="Calibri" w:cs="Calibri"/>
          <w:sz w:val="24"/>
          <w:szCs w:val="24"/>
        </w:rPr>
        <w:lastRenderedPageBreak/>
        <w:t xml:space="preserve">(2023), Keynes compreendia que a seguridade social era parte da solução do “problema da demanda efetiva”, pois parte dos recursos injetados por ela na economia retornariam sob a forma de consumo, gerando novos empregos e mais renda. De acordo com Morel et al (2011), os argumentos de Keynes progressivamente convergiram com os de Myrdal, </w:t>
      </w:r>
      <w:r w:rsidR="00BE3736" w:rsidRPr="008B1791">
        <w:rPr>
          <w:rFonts w:ascii="Calibri" w:hAnsi="Calibri" w:cs="Calibri"/>
          <w:sz w:val="24"/>
          <w:szCs w:val="24"/>
        </w:rPr>
        <w:t xml:space="preserve">salientando </w:t>
      </w:r>
      <w:r w:rsidRPr="008B1791">
        <w:rPr>
          <w:rFonts w:ascii="Calibri" w:hAnsi="Calibri" w:cs="Calibri"/>
          <w:sz w:val="24"/>
          <w:szCs w:val="24"/>
        </w:rPr>
        <w:t>que a redução das desigualdades de renda e os investimentos em saúde e educação eram ingredientes essenciais para promover o crescimento econômico.</w:t>
      </w:r>
    </w:p>
    <w:p w14:paraId="6ECA4DF8" w14:textId="4291A470"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Numa perspectiva desenvolvimentista, </w:t>
      </w:r>
      <w:r w:rsidR="00C812BA" w:rsidRPr="008B1791">
        <w:rPr>
          <w:rFonts w:ascii="Calibri" w:hAnsi="Calibri" w:cs="Calibri"/>
          <w:sz w:val="24"/>
          <w:szCs w:val="24"/>
        </w:rPr>
        <w:t xml:space="preserve">nos anos 1930, </w:t>
      </w:r>
      <w:proofErr w:type="gramStart"/>
      <w:r w:rsidRPr="008B1791">
        <w:rPr>
          <w:rFonts w:ascii="Calibri" w:hAnsi="Calibri" w:cs="Calibri"/>
          <w:sz w:val="24"/>
          <w:szCs w:val="24"/>
        </w:rPr>
        <w:t>Alva</w:t>
      </w:r>
      <w:proofErr w:type="gramEnd"/>
      <w:r w:rsidRPr="008B1791">
        <w:rPr>
          <w:rFonts w:ascii="Calibri" w:hAnsi="Calibri" w:cs="Calibri"/>
          <w:sz w:val="24"/>
          <w:szCs w:val="24"/>
        </w:rPr>
        <w:t xml:space="preserve"> e Gunnar Myrdal desenvolveram uma nova concepção de política social orientada para a organização eficiente da produção e reprodução, </w:t>
      </w:r>
      <w:r w:rsidR="00236B50" w:rsidRPr="008B1791">
        <w:rPr>
          <w:rFonts w:ascii="Calibri" w:hAnsi="Calibri" w:cs="Calibri"/>
          <w:sz w:val="24"/>
          <w:szCs w:val="24"/>
        </w:rPr>
        <w:t xml:space="preserve">entendendo-a </w:t>
      </w:r>
      <w:r w:rsidRPr="008B1791">
        <w:rPr>
          <w:rFonts w:ascii="Calibri" w:hAnsi="Calibri" w:cs="Calibri"/>
          <w:sz w:val="24"/>
          <w:szCs w:val="24"/>
        </w:rPr>
        <w:t>como investimento</w:t>
      </w:r>
      <w:r w:rsidR="00E34D9A" w:rsidRPr="008B1791">
        <w:rPr>
          <w:rFonts w:ascii="Calibri" w:hAnsi="Calibri" w:cs="Calibri"/>
          <w:sz w:val="24"/>
          <w:szCs w:val="24"/>
        </w:rPr>
        <w:t>, e não apenas como</w:t>
      </w:r>
      <w:r w:rsidRPr="008B1791">
        <w:rPr>
          <w:rFonts w:ascii="Calibri" w:hAnsi="Calibri" w:cs="Calibri"/>
          <w:sz w:val="24"/>
          <w:szCs w:val="24"/>
        </w:rPr>
        <w:t xml:space="preserve"> custo. Embora </w:t>
      </w:r>
      <w:r w:rsidR="00FD698A" w:rsidRPr="008B1791">
        <w:rPr>
          <w:rFonts w:ascii="Calibri" w:hAnsi="Calibri" w:cs="Calibri"/>
          <w:sz w:val="24"/>
          <w:szCs w:val="24"/>
        </w:rPr>
        <w:t>inicialmente focados na</w:t>
      </w:r>
      <w:r w:rsidRPr="008B1791">
        <w:rPr>
          <w:rFonts w:ascii="Calibri" w:hAnsi="Calibri" w:cs="Calibri"/>
          <w:sz w:val="24"/>
          <w:szCs w:val="24"/>
        </w:rPr>
        <w:t xml:space="preserve"> questão demográfica, </w:t>
      </w:r>
      <w:r w:rsidR="00FD698A" w:rsidRPr="008B1791">
        <w:rPr>
          <w:rFonts w:ascii="Calibri" w:hAnsi="Calibri" w:cs="Calibri"/>
          <w:sz w:val="24"/>
          <w:szCs w:val="24"/>
        </w:rPr>
        <w:t xml:space="preserve">esses autores </w:t>
      </w:r>
      <w:r w:rsidRPr="008B1791">
        <w:rPr>
          <w:rFonts w:ascii="Calibri" w:hAnsi="Calibri" w:cs="Calibri"/>
          <w:sz w:val="24"/>
          <w:szCs w:val="24"/>
        </w:rPr>
        <w:t>também abordavam as questões do crescimento econômico e da produtividade, vinculando-as à necessidade de uma população saudável e educada para um crescimento econômico sustentável. Myrdal aporta uma contribuição sobre a interação entre as políticas econômica e social, que posteriormente impulsionou o desenvolvimento de diferentes vertentes analíticas:</w:t>
      </w:r>
    </w:p>
    <w:p w14:paraId="028191DB" w14:textId="77777777" w:rsidR="00A60F24" w:rsidRPr="008B1791" w:rsidRDefault="00A60F24" w:rsidP="00DB43A3">
      <w:pPr>
        <w:spacing w:after="120" w:line="290" w:lineRule="exact"/>
        <w:ind w:firstLine="709"/>
        <w:jc w:val="both"/>
        <w:rPr>
          <w:rFonts w:ascii="Calibri" w:hAnsi="Calibri" w:cs="Calibri"/>
          <w:sz w:val="24"/>
          <w:szCs w:val="24"/>
        </w:rPr>
      </w:pPr>
    </w:p>
    <w:p w14:paraId="5F5A90FE" w14:textId="67D7FEC3" w:rsidR="68552C8E" w:rsidRPr="008B1791" w:rsidRDefault="72CA1175" w:rsidP="0076533D">
      <w:pPr>
        <w:spacing w:after="120" w:line="290" w:lineRule="exact"/>
        <w:ind w:left="2268"/>
        <w:jc w:val="both"/>
        <w:rPr>
          <w:rFonts w:ascii="Calibri" w:eastAsia="Calibri" w:hAnsi="Calibri" w:cs="Calibri"/>
          <w:sz w:val="24"/>
          <w:szCs w:val="24"/>
          <w:lang w:val="es-419"/>
        </w:rPr>
      </w:pPr>
      <w:r w:rsidRPr="008B1791">
        <w:rPr>
          <w:rFonts w:ascii="Calibri" w:eastAsia="Calibri" w:hAnsi="Calibri" w:cs="Calibri"/>
          <w:sz w:val="24"/>
          <w:szCs w:val="24"/>
          <w:lang w:val="es-419"/>
        </w:rPr>
        <w:t>desde las que piensan la política social como subordinada a la política económica, hasta otras comprometidas con el desarrollo efectivo y centrado en las personas; desde posiciones que valorizan políticas macroeconómicas que promueven el empleo, el aumento de ingresos y otros resultados positivos, así como las que prefieren programas sociales que incentiven la participación económica de la gente y a la vez generen tasas de retorno positivas a la economía” (</w:t>
      </w:r>
      <w:proofErr w:type="spellStart"/>
      <w:r w:rsidRPr="008B1791">
        <w:rPr>
          <w:rFonts w:ascii="Calibri" w:eastAsia="Calibri" w:hAnsi="Calibri" w:cs="Calibri"/>
          <w:sz w:val="24"/>
          <w:szCs w:val="24"/>
          <w:lang w:val="es-419"/>
        </w:rPr>
        <w:t>Draibe</w:t>
      </w:r>
      <w:proofErr w:type="spellEnd"/>
      <w:r w:rsidRPr="008B1791">
        <w:rPr>
          <w:rFonts w:ascii="Calibri" w:eastAsia="Calibri" w:hAnsi="Calibri" w:cs="Calibri"/>
          <w:sz w:val="24"/>
          <w:szCs w:val="24"/>
          <w:lang w:val="es-419"/>
        </w:rPr>
        <w:t xml:space="preserve"> e Riesco, 2007, p.12-13)</w:t>
      </w:r>
    </w:p>
    <w:p w14:paraId="356E90E4" w14:textId="77777777" w:rsidR="00AC7EF6" w:rsidRPr="008B1791" w:rsidRDefault="00AC7EF6" w:rsidP="00127A57">
      <w:pPr>
        <w:spacing w:after="120" w:line="290" w:lineRule="exact"/>
        <w:ind w:firstLine="709"/>
        <w:jc w:val="both"/>
        <w:rPr>
          <w:rFonts w:ascii="Calibri" w:eastAsia="Calibri" w:hAnsi="Calibri" w:cs="Calibri"/>
          <w:sz w:val="24"/>
          <w:szCs w:val="24"/>
          <w:lang w:val="es-419"/>
        </w:rPr>
      </w:pPr>
    </w:p>
    <w:p w14:paraId="2D90F6C0" w14:textId="69A9E2CC"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Embora tenha sido concebido nos quadros da teoria econômica convencional, a noção de externalidades tem ganhado outros matizes, como mostra a problemática dos custos sociais, na perspectiva econômica heterodoxa de </w:t>
      </w:r>
      <w:proofErr w:type="spellStart"/>
      <w:r w:rsidRPr="008B1791">
        <w:rPr>
          <w:rFonts w:ascii="Calibri" w:eastAsia="Calibri" w:hAnsi="Calibri" w:cs="Calibri"/>
          <w:sz w:val="24"/>
          <w:szCs w:val="24"/>
        </w:rPr>
        <w:t>Kapp</w:t>
      </w:r>
      <w:proofErr w:type="spellEnd"/>
      <w:r w:rsidRPr="008B1791">
        <w:rPr>
          <w:rFonts w:ascii="Calibri" w:eastAsia="Calibri" w:hAnsi="Calibri" w:cs="Calibri"/>
          <w:sz w:val="24"/>
          <w:szCs w:val="24"/>
        </w:rPr>
        <w:t xml:space="preserve"> (2017).  Pode-se reconhecer nessas formulações a influência da contribuição de Polanyi (2000 [1944]), por meio de sua instigante sociologia histórica e econômica. Ele mostrou que, concomitantemente à institucionalização de uma economia de mercado, a sociedade produziu mecanismos de autoproteção para conter as ameaças devastadoras da lógica de </w:t>
      </w:r>
      <w:proofErr w:type="spellStart"/>
      <w:r w:rsidRPr="008B1791">
        <w:rPr>
          <w:rFonts w:ascii="Calibri" w:eastAsia="Calibri" w:hAnsi="Calibri" w:cs="Calibri"/>
          <w:sz w:val="24"/>
          <w:szCs w:val="24"/>
        </w:rPr>
        <w:t>mercadorização</w:t>
      </w:r>
      <w:proofErr w:type="spellEnd"/>
      <w:r w:rsidRPr="008B1791">
        <w:rPr>
          <w:rFonts w:ascii="Calibri" w:eastAsia="Calibri" w:hAnsi="Calibri" w:cs="Calibri"/>
          <w:sz w:val="24"/>
          <w:szCs w:val="24"/>
        </w:rPr>
        <w:t xml:space="preserve"> sobre o tecido social. A proteção social, mediante intervencionismo e regulação, busca, assim, fins institucionais específicos: contrapor um processo de devastação social iminente em um sistema econômico particular: a economia de mercado. Embora a proteção social não vise o reforço ao sistema econômico, acaba por gerar as condições para sua reprodução, pois este está incrustado (</w:t>
      </w:r>
      <w:proofErr w:type="spellStart"/>
      <w:r w:rsidRPr="008B1791">
        <w:rPr>
          <w:rFonts w:ascii="Calibri" w:eastAsia="Calibri" w:hAnsi="Calibri" w:cs="Calibri"/>
          <w:i/>
          <w:iCs/>
          <w:sz w:val="24"/>
          <w:szCs w:val="24"/>
        </w:rPr>
        <w:t>embedded</w:t>
      </w:r>
      <w:proofErr w:type="spellEnd"/>
      <w:r w:rsidRPr="008B1791">
        <w:rPr>
          <w:rFonts w:ascii="Calibri" w:eastAsia="Calibri" w:hAnsi="Calibri" w:cs="Calibri"/>
          <w:sz w:val="24"/>
          <w:szCs w:val="24"/>
        </w:rPr>
        <w:t>) na sociedade. Em síntese, Polanyi enfatizou as implicações sociais do sistema econômico e as medidas de autoproteção da sociedade.</w:t>
      </w:r>
    </w:p>
    <w:p w14:paraId="7B55DB9D" w14:textId="76E93E0C" w:rsidR="68552C8E" w:rsidRPr="008B1791" w:rsidRDefault="72CA1175" w:rsidP="00127A57">
      <w:pPr>
        <w:spacing w:after="120" w:line="290" w:lineRule="exact"/>
        <w:ind w:firstLine="709"/>
        <w:jc w:val="both"/>
        <w:rPr>
          <w:rFonts w:ascii="Calibri" w:eastAsia="Calibri" w:hAnsi="Calibri" w:cs="Calibri"/>
          <w:sz w:val="24"/>
          <w:szCs w:val="24"/>
        </w:rPr>
      </w:pP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 argumentam que a fonte das externalidades pode ou não pertencer </w:t>
      </w:r>
      <w:r w:rsidR="000C6489" w:rsidRPr="008B1791">
        <w:rPr>
          <w:rFonts w:ascii="Calibri" w:eastAsia="Calibri" w:hAnsi="Calibri" w:cs="Calibri"/>
          <w:sz w:val="24"/>
          <w:szCs w:val="24"/>
        </w:rPr>
        <w:t xml:space="preserve">à </w:t>
      </w:r>
      <w:r w:rsidRPr="008B1791">
        <w:rPr>
          <w:rFonts w:ascii="Calibri" w:eastAsia="Calibri" w:hAnsi="Calibri" w:cs="Calibri"/>
          <w:sz w:val="24"/>
          <w:szCs w:val="24"/>
        </w:rPr>
        <w:t>esfera das atividades econômicas. Assim, citam diferentes exemplos de como muito</w:t>
      </w:r>
      <w:r w:rsidR="00C95E31" w:rsidRPr="008B1791">
        <w:rPr>
          <w:rFonts w:ascii="Calibri" w:eastAsia="Calibri" w:hAnsi="Calibri" w:cs="Calibri"/>
          <w:sz w:val="24"/>
          <w:szCs w:val="24"/>
        </w:rPr>
        <w:t>s</w:t>
      </w:r>
      <w:r w:rsidRPr="008B1791">
        <w:rPr>
          <w:rFonts w:ascii="Calibri" w:eastAsia="Calibri" w:hAnsi="Calibri" w:cs="Calibri"/>
          <w:sz w:val="24"/>
          <w:szCs w:val="24"/>
        </w:rPr>
        <w:t xml:space="preserve"> dos resultados obtidos, seja no desenvolvimento das crianças, resultados escolares ou mesmo na produtividade do trabalho estão igualmente relacionados, respectivamente, ao tipo de relação existente entre pais e filhos; alunos, professores e escolas; funcionários, suas chefias e a qualidade do ambiente de trabalho. Essa perspectiva </w:t>
      </w:r>
      <w:r w:rsidR="006A3331" w:rsidRPr="008B1791">
        <w:rPr>
          <w:rFonts w:ascii="Calibri" w:eastAsia="Calibri" w:hAnsi="Calibri" w:cs="Calibri"/>
          <w:sz w:val="24"/>
          <w:szCs w:val="24"/>
        </w:rPr>
        <w:t>das externalidades</w:t>
      </w:r>
      <w:r w:rsidR="00B96743" w:rsidRPr="008B1791">
        <w:rPr>
          <w:rFonts w:ascii="Calibri" w:eastAsia="Calibri" w:hAnsi="Calibri" w:cs="Calibri"/>
          <w:sz w:val="24"/>
          <w:szCs w:val="24"/>
        </w:rPr>
        <w:t>,</w:t>
      </w:r>
      <w:r w:rsidR="006A3331" w:rsidRPr="008B1791">
        <w:rPr>
          <w:rFonts w:ascii="Calibri" w:eastAsia="Calibri" w:hAnsi="Calibri" w:cs="Calibri"/>
          <w:sz w:val="24"/>
          <w:szCs w:val="24"/>
        </w:rPr>
        <w:t xml:space="preserve"> para além </w:t>
      </w:r>
      <w:r w:rsidR="00AF4365" w:rsidRPr="008B1791">
        <w:rPr>
          <w:rFonts w:ascii="Calibri" w:eastAsia="Calibri" w:hAnsi="Calibri" w:cs="Calibri"/>
          <w:sz w:val="24"/>
          <w:szCs w:val="24"/>
        </w:rPr>
        <w:t>de sua origem econômica se relaciona</w:t>
      </w:r>
      <w:r w:rsidR="000C2FDE" w:rsidRPr="008B1791">
        <w:rPr>
          <w:rFonts w:ascii="Calibri" w:eastAsia="Calibri" w:hAnsi="Calibri" w:cs="Calibri"/>
          <w:sz w:val="24"/>
          <w:szCs w:val="24"/>
        </w:rPr>
        <w:t xml:space="preserve"> com a</w:t>
      </w:r>
      <w:r w:rsidRPr="008B1791">
        <w:rPr>
          <w:rFonts w:ascii="Calibri" w:eastAsia="Calibri" w:hAnsi="Calibri" w:cs="Calibri"/>
          <w:sz w:val="24"/>
          <w:szCs w:val="24"/>
        </w:rPr>
        <w:t xml:space="preserve"> noção de capital social de Bourdieu, e destaca </w:t>
      </w:r>
      <w:r w:rsidRPr="008B1791">
        <w:rPr>
          <w:rFonts w:ascii="Calibri" w:eastAsia="Calibri" w:hAnsi="Calibri" w:cs="Calibri"/>
          <w:sz w:val="24"/>
          <w:szCs w:val="24"/>
        </w:rPr>
        <w:lastRenderedPageBreak/>
        <w:t xml:space="preserve">sua influência em diferentes dimensões da vida social e </w:t>
      </w:r>
      <w:r w:rsidR="000C2FDE" w:rsidRPr="008B1791">
        <w:rPr>
          <w:rFonts w:ascii="Calibri" w:eastAsia="Calibri" w:hAnsi="Calibri" w:cs="Calibri"/>
          <w:sz w:val="24"/>
          <w:szCs w:val="24"/>
        </w:rPr>
        <w:t>n</w:t>
      </w:r>
      <w:r w:rsidR="00363FD3" w:rsidRPr="008B1791">
        <w:rPr>
          <w:rFonts w:ascii="Calibri" w:eastAsia="Calibri" w:hAnsi="Calibri" w:cs="Calibri"/>
          <w:sz w:val="24"/>
          <w:szCs w:val="24"/>
        </w:rPr>
        <w:t xml:space="preserve">os </w:t>
      </w:r>
      <w:r w:rsidRPr="008B1791">
        <w:rPr>
          <w:rFonts w:ascii="Calibri" w:eastAsia="Calibri" w:hAnsi="Calibri" w:cs="Calibri"/>
          <w:sz w:val="24"/>
          <w:szCs w:val="24"/>
        </w:rPr>
        <w:t xml:space="preserve">diferentes níveis de análise </w:t>
      </w:r>
      <w:r w:rsidR="00F80262" w:rsidRPr="008B1791">
        <w:rPr>
          <w:rFonts w:ascii="Calibri" w:eastAsia="Calibri" w:hAnsi="Calibri" w:cs="Calibri"/>
          <w:sz w:val="24"/>
          <w:szCs w:val="24"/>
        </w:rPr>
        <w:t>possíveis.</w:t>
      </w:r>
    </w:p>
    <w:p w14:paraId="5D2670E2" w14:textId="77777777" w:rsidR="00127A57" w:rsidRPr="008B1791" w:rsidRDefault="00127A57" w:rsidP="00127A57">
      <w:pPr>
        <w:spacing w:after="120" w:line="290" w:lineRule="exact"/>
        <w:ind w:firstLine="709"/>
        <w:jc w:val="both"/>
        <w:rPr>
          <w:rFonts w:ascii="Calibri" w:hAnsi="Calibri" w:cs="Calibri"/>
          <w:sz w:val="24"/>
          <w:szCs w:val="24"/>
        </w:rPr>
      </w:pPr>
    </w:p>
    <w:p w14:paraId="7339E7D4" w14:textId="77C39634" w:rsidR="68552C8E" w:rsidRPr="008B1791" w:rsidRDefault="72CA1175" w:rsidP="00AC7EF6">
      <w:pPr>
        <w:spacing w:after="120" w:line="290" w:lineRule="exact"/>
        <w:ind w:left="2268"/>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In an extensive review of the concept, Halpern (2005) identifies five aspects of life for which social capital is important: economic performance; health and wellbeing; crime; education; and good governance. Halpern further identifies three levels of analysis of social capital: micro (Family and friend networks); </w:t>
      </w:r>
      <w:proofErr w:type="spellStart"/>
      <w:r w:rsidRPr="008B1791">
        <w:rPr>
          <w:rFonts w:ascii="Calibri" w:eastAsia="Calibri" w:hAnsi="Calibri" w:cs="Calibri"/>
          <w:sz w:val="24"/>
          <w:szCs w:val="24"/>
          <w:lang w:val="en-US"/>
        </w:rPr>
        <w:t>meso</w:t>
      </w:r>
      <w:proofErr w:type="spellEnd"/>
      <w:r w:rsidRPr="008B1791">
        <w:rPr>
          <w:rFonts w:ascii="Calibri" w:eastAsia="Calibri" w:hAnsi="Calibri" w:cs="Calibri"/>
          <w:sz w:val="24"/>
          <w:szCs w:val="24"/>
          <w:lang w:val="en-US"/>
        </w:rPr>
        <w:t xml:space="preserve"> (</w:t>
      </w:r>
      <w:proofErr w:type="gramStart"/>
      <w:r w:rsidRPr="008B1791">
        <w:rPr>
          <w:rFonts w:ascii="Calibri" w:eastAsia="Calibri" w:hAnsi="Calibri" w:cs="Calibri"/>
          <w:sz w:val="24"/>
          <w:szCs w:val="24"/>
          <w:lang w:val="en-US"/>
        </w:rPr>
        <w:t>neighborhoods</w:t>
      </w:r>
      <w:proofErr w:type="gramEnd"/>
      <w:r w:rsidRPr="008B1791">
        <w:rPr>
          <w:rFonts w:ascii="Calibri" w:eastAsia="Calibri" w:hAnsi="Calibri" w:cs="Calibri"/>
          <w:sz w:val="24"/>
          <w:szCs w:val="24"/>
          <w:lang w:val="en-US"/>
        </w:rPr>
        <w:t xml:space="preserve"> and community organizations); and macro (national and state institutions, networks and resources). Some of these social capital effects were outlined above, such as the effects of positive family relationships on child development and of community relations on crime and public health. These in turn have implications for the economic realm: child development supports academic achievement and thus income; crime rates affect livelihoods and neighborhood property values; and health impacts affect capacity to work and earn an income” (</w:t>
      </w:r>
      <w:proofErr w:type="spellStart"/>
      <w:r w:rsidRPr="008B1791">
        <w:rPr>
          <w:rFonts w:ascii="Calibri" w:eastAsia="Calibri" w:hAnsi="Calibri" w:cs="Calibri"/>
          <w:sz w:val="24"/>
          <w:szCs w:val="24"/>
          <w:lang w:val="en-US"/>
        </w:rPr>
        <w:t>Fleurbaey</w:t>
      </w:r>
      <w:proofErr w:type="spellEnd"/>
      <w:r w:rsidRPr="008B1791">
        <w:rPr>
          <w:rFonts w:ascii="Calibri" w:eastAsia="Calibri" w:hAnsi="Calibri" w:cs="Calibri"/>
          <w:sz w:val="24"/>
          <w:szCs w:val="24"/>
          <w:lang w:val="en-US"/>
        </w:rPr>
        <w:t xml:space="preserve">, Kanbur e Viney, 2021, p.16). </w:t>
      </w:r>
    </w:p>
    <w:p w14:paraId="7FB70E91" w14:textId="62454ED2" w:rsidR="68552C8E" w:rsidRPr="008B1791" w:rsidRDefault="72CA1175" w:rsidP="72CA1175">
      <w:pPr>
        <w:spacing w:after="0"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 </w:t>
      </w:r>
    </w:p>
    <w:p w14:paraId="0ADC4561" w14:textId="75BE5242" w:rsidR="68552C8E" w:rsidRPr="008B1791" w:rsidRDefault="36FF04B4"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Essas diferentes contribuições permitem pensar em externalidades (positivas ou negativas) como efeitos de transbordamento resultante de interações no campo privado ou de intervenções públicas. Quanto à natureza, externalidades não são efeitos exclusivamente econômicos, pois também têm implicações sociais significativas. É essa perspectiva mais ampla de externalidades que se pretende adotar neste trabalho. Externalidades (sociais ou econômicas) ocorrem quando as ações de um indivíduo, um grupo ou do poder público afetam terceiros, dada a interdependência entre os indivíduos, pois conforme Norbert Elias (1970), indivíduos que vivem em sociedade estão “presos” em relações interdependentes, sobretudo numa sociedade tão complexa como a moderna. Esta interdependência entre os indivíduos não se restringe às interações econômicas e não é regulada exclusivamente pelos mecanismos de mercado (preços e incentivos monetários), mas também por outros mecanismos como o altruísmo e a solidariedade, normas morais, reciprocidade e monitoramento mútuo, tomadas de decisão por cooperação centralizada, entre outros, como destacam </w:t>
      </w: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w:t>
      </w:r>
    </w:p>
    <w:p w14:paraId="7BDF71A6" w14:textId="68722100" w:rsidR="68552C8E" w:rsidRPr="008B1791" w:rsidRDefault="023CEE82" w:rsidP="023CEE8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Pensar em externalidades como custos sociais resultantes de interações, mesmo no campo privado, pode ser bastante útil para entender por que o Estado deve intervir na regulação de relações que se estabelecem, inclusive na esfera familiar. Situações de violência e abandono não são apenas inaceitáveis sob a perspectiva dos direitos humanos, como têm implicações sociais significativas, o que justificaria intervenções realizadas pela política de assistência social, por exemplo.   </w:t>
      </w:r>
    </w:p>
    <w:p w14:paraId="73E4E529" w14:textId="158B9D5A"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noção ampliada de externalidades descrita </w:t>
      </w:r>
      <w:r w:rsidR="00C620E2" w:rsidRPr="008B1791">
        <w:rPr>
          <w:rFonts w:ascii="Calibri" w:eastAsia="Calibri" w:hAnsi="Calibri" w:cs="Calibri"/>
          <w:sz w:val="24"/>
          <w:szCs w:val="24"/>
        </w:rPr>
        <w:t xml:space="preserve">acima </w:t>
      </w:r>
      <w:r w:rsidRPr="008B1791">
        <w:rPr>
          <w:rFonts w:ascii="Calibri" w:eastAsia="Calibri" w:hAnsi="Calibri" w:cs="Calibri"/>
          <w:sz w:val="24"/>
          <w:szCs w:val="24"/>
        </w:rPr>
        <w:t xml:space="preserve">pode ainda ser conjugada com outros conceitos relevantes para pensar os resultados das políticas de seguridade social. Um deles é o de circuitos de feedback positivo, que geram círculos virtuosos que reforçam os estímulos iniciais. A oferta de bens e serviços sociais podem </w:t>
      </w:r>
      <w:r w:rsidR="004B7540" w:rsidRPr="008B1791">
        <w:rPr>
          <w:rFonts w:ascii="Calibri" w:eastAsia="Calibri" w:hAnsi="Calibri" w:cs="Calibri"/>
          <w:sz w:val="24"/>
          <w:szCs w:val="24"/>
        </w:rPr>
        <w:t xml:space="preserve">resultar em </w:t>
      </w:r>
      <w:r w:rsidRPr="008B1791">
        <w:rPr>
          <w:rFonts w:ascii="Calibri" w:eastAsia="Calibri" w:hAnsi="Calibri" w:cs="Calibri"/>
          <w:sz w:val="24"/>
          <w:szCs w:val="24"/>
        </w:rPr>
        <w:t xml:space="preserve">efeitos em cadeia, de forma que, para a mensuração do seu impacto total, será necessário computar os resultados de todas as diferentes etapas de repercussão geradas. Com isso, a medição das externalidades precisa levar em conta fases adicionais, para além das consequências imediatas, considerando </w:t>
      </w:r>
      <w:r w:rsidRPr="008B1791">
        <w:rPr>
          <w:rFonts w:ascii="Calibri" w:eastAsia="Calibri" w:hAnsi="Calibri" w:cs="Calibri"/>
          <w:sz w:val="24"/>
          <w:szCs w:val="24"/>
        </w:rPr>
        <w:lastRenderedPageBreak/>
        <w:t>seus impactos indiretos e mudando a ordem de grandeza associada às externalidades, na presença de efeitos multiplicadores (</w:t>
      </w: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 De forma similar, o conceito de complementariedade institucional ajuda a evitar a reificação do objeto de análise – a política pública – e leva a considerar que o desempenho de uma instituição é afetado por outras, atuantes em um mesmo contexto. Isto significa levar a sério interações e influências mútuas entre as políticas públicas, como proposto na abordagem </w:t>
      </w:r>
      <w:proofErr w:type="spellStart"/>
      <w:r w:rsidRPr="008B1791">
        <w:rPr>
          <w:rFonts w:ascii="Calibri" w:eastAsia="Calibri" w:hAnsi="Calibri" w:cs="Calibri"/>
          <w:sz w:val="24"/>
          <w:szCs w:val="24"/>
        </w:rPr>
        <w:t>macrossetorial</w:t>
      </w:r>
      <w:proofErr w:type="spellEnd"/>
      <w:r w:rsidRPr="008B1791">
        <w:rPr>
          <w:rFonts w:ascii="Calibri" w:eastAsia="Calibri" w:hAnsi="Calibri" w:cs="Calibri"/>
          <w:sz w:val="24"/>
          <w:szCs w:val="24"/>
        </w:rPr>
        <w:t xml:space="preserve"> da seguridade social (Jaccoud, 2023).</w:t>
      </w:r>
    </w:p>
    <w:p w14:paraId="7F7AC8E0" w14:textId="64C2B41D" w:rsidR="68552C8E" w:rsidRPr="008B1791" w:rsidRDefault="72CA1175" w:rsidP="00127A57">
      <w:pPr>
        <w:spacing w:after="120" w:line="290" w:lineRule="exact"/>
        <w:ind w:firstLine="709"/>
        <w:jc w:val="both"/>
        <w:rPr>
          <w:rFonts w:ascii="Calibri" w:hAnsi="Calibri" w:cs="Calibri"/>
          <w:sz w:val="24"/>
          <w:szCs w:val="24"/>
        </w:rPr>
      </w:pPr>
      <w:r w:rsidRPr="008B1791">
        <w:rPr>
          <w:rFonts w:ascii="Calibri" w:eastAsia="Calibri" w:hAnsi="Calibri" w:cs="Calibri"/>
          <w:b/>
          <w:bCs/>
          <w:sz w:val="24"/>
          <w:szCs w:val="24"/>
        </w:rPr>
        <w:t xml:space="preserve"> </w:t>
      </w:r>
    </w:p>
    <w:p w14:paraId="5E116519" w14:textId="5B5A9B01" w:rsidR="68552C8E" w:rsidRPr="008B1791" w:rsidRDefault="36FF04B4" w:rsidP="00154419">
      <w:pPr>
        <w:pStyle w:val="Ttulo2"/>
        <w:rPr>
          <w:rFonts w:ascii="Calibri" w:hAnsi="Calibri" w:cs="Calibri"/>
        </w:rPr>
      </w:pPr>
      <w:r w:rsidRPr="008B1791">
        <w:rPr>
          <w:rFonts w:ascii="Calibri" w:hAnsi="Calibri" w:cs="Calibri"/>
        </w:rPr>
        <w:t>Classificação dos resultados das Políticas de Seguridade Social</w:t>
      </w:r>
    </w:p>
    <w:p w14:paraId="2552E8F6" w14:textId="3D54C2B1" w:rsidR="68552C8E" w:rsidRPr="008B1791" w:rsidRDefault="68552C8E" w:rsidP="00AE764B">
      <w:pPr>
        <w:spacing w:after="120" w:line="290" w:lineRule="exact"/>
        <w:ind w:firstLine="709"/>
        <w:jc w:val="both"/>
        <w:rPr>
          <w:rFonts w:ascii="Calibri" w:hAnsi="Calibri" w:cs="Calibri"/>
          <w:sz w:val="24"/>
          <w:szCs w:val="24"/>
        </w:rPr>
      </w:pPr>
    </w:p>
    <w:p w14:paraId="65C28BFF" w14:textId="3C374E8F"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partir do conceito de externalidades, que vem sendo explorado pela literatura numa perspectiva não exclusivamente econômica, </w:t>
      </w:r>
      <w:r w:rsidR="00C3629C" w:rsidRPr="008B1791">
        <w:rPr>
          <w:rFonts w:ascii="Calibri" w:eastAsia="Calibri" w:hAnsi="Calibri" w:cs="Calibri"/>
          <w:sz w:val="24"/>
          <w:szCs w:val="24"/>
        </w:rPr>
        <w:t>é possível</w:t>
      </w:r>
      <w:r w:rsidR="00264488" w:rsidRPr="008B1791">
        <w:rPr>
          <w:rFonts w:ascii="Calibri" w:eastAsia="Calibri" w:hAnsi="Calibri" w:cs="Calibri"/>
          <w:sz w:val="24"/>
          <w:szCs w:val="24"/>
        </w:rPr>
        <w:t xml:space="preserve"> </w:t>
      </w:r>
      <w:r w:rsidRPr="008B1791">
        <w:rPr>
          <w:rFonts w:ascii="Calibri" w:eastAsia="Calibri" w:hAnsi="Calibri" w:cs="Calibri"/>
          <w:sz w:val="24"/>
          <w:szCs w:val="24"/>
        </w:rPr>
        <w:t>classificar os resultados das intervenções das políticas de seguridade social</w:t>
      </w:r>
      <w:r w:rsidR="00AD4EC3" w:rsidRPr="008B1791">
        <w:rPr>
          <w:rFonts w:ascii="Calibri" w:eastAsia="Calibri" w:hAnsi="Calibri" w:cs="Calibri"/>
          <w:sz w:val="24"/>
          <w:szCs w:val="24"/>
        </w:rPr>
        <w:t>, permitindo</w:t>
      </w:r>
      <w:r w:rsidRPr="008B1791">
        <w:rPr>
          <w:rFonts w:ascii="Calibri" w:eastAsia="Calibri" w:hAnsi="Calibri" w:cs="Calibri"/>
          <w:sz w:val="24"/>
          <w:szCs w:val="24"/>
        </w:rPr>
        <w:t xml:space="preserve"> uma avaliação mais completa dos benefícios sociais coletivos para a sociedade. </w:t>
      </w:r>
    </w:p>
    <w:p w14:paraId="2272C6EE" w14:textId="30CD9F70" w:rsidR="003011D1" w:rsidRPr="008B1791" w:rsidRDefault="72CA1175" w:rsidP="00AE764B">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Propõe-se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assim</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 seguinte classificação dos resultados das políticas/programas da seguridade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conforme seus efeitos diretos e indiretos.</w:t>
      </w:r>
    </w:p>
    <w:p w14:paraId="25A3EA2D" w14:textId="411D7733"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 </w:t>
      </w:r>
    </w:p>
    <w:p w14:paraId="4650C8D7" w14:textId="48D2BB1C" w:rsidR="68552C8E" w:rsidRPr="008B1791" w:rsidRDefault="72CA1175" w:rsidP="00AE764B">
      <w:pPr>
        <w:pStyle w:val="PargrafodaLista"/>
        <w:numPr>
          <w:ilvl w:val="0"/>
          <w:numId w:val="45"/>
        </w:numPr>
        <w:spacing w:before="120" w:after="120" w:line="290" w:lineRule="exact"/>
        <w:ind w:left="714" w:hanging="357"/>
        <w:contextualSpacing w:val="0"/>
        <w:jc w:val="both"/>
        <w:rPr>
          <w:rFonts w:ascii="Calibri" w:eastAsia="Calibri" w:hAnsi="Calibri" w:cs="Calibri"/>
          <w:sz w:val="24"/>
          <w:szCs w:val="24"/>
        </w:rPr>
      </w:pPr>
      <w:r w:rsidRPr="008B1791">
        <w:rPr>
          <w:rFonts w:ascii="Calibri" w:eastAsia="Calibri" w:hAnsi="Calibri" w:cs="Calibri"/>
          <w:b/>
          <w:bCs/>
          <w:sz w:val="24"/>
          <w:szCs w:val="24"/>
        </w:rPr>
        <w:t>Resultado direto</w:t>
      </w:r>
      <w:r w:rsidR="003E6302" w:rsidRPr="008B1791">
        <w:rPr>
          <w:rFonts w:ascii="Calibri" w:eastAsia="Calibri" w:hAnsi="Calibri" w:cs="Calibri"/>
          <w:b/>
          <w:bCs/>
          <w:sz w:val="24"/>
          <w:szCs w:val="24"/>
        </w:rPr>
        <w:t>:</w:t>
      </w:r>
      <w:r w:rsidRPr="008B1791">
        <w:rPr>
          <w:rFonts w:ascii="Calibri" w:eastAsia="Calibri" w:hAnsi="Calibri" w:cs="Calibri"/>
          <w:sz w:val="24"/>
          <w:szCs w:val="24"/>
        </w:rPr>
        <w:t xml:space="preserve"> recai sobre o público-alvo da política ou programa em questão, </w:t>
      </w:r>
      <w:r w:rsidR="00DF3274" w:rsidRPr="008B1791">
        <w:rPr>
          <w:rFonts w:ascii="Calibri" w:eastAsia="Calibri" w:hAnsi="Calibri" w:cs="Calibri"/>
          <w:sz w:val="24"/>
          <w:szCs w:val="24"/>
        </w:rPr>
        <w:t xml:space="preserve">ou seja, </w:t>
      </w:r>
      <w:r w:rsidRPr="008B1791">
        <w:rPr>
          <w:rFonts w:ascii="Calibri" w:eastAsia="Calibri" w:hAnsi="Calibri" w:cs="Calibri"/>
          <w:sz w:val="24"/>
          <w:szCs w:val="24"/>
        </w:rPr>
        <w:t xml:space="preserve">os indivíduos, famílias, grupos ou territórios que dela se beneficiam de forma mais imediata.  </w:t>
      </w:r>
    </w:p>
    <w:p w14:paraId="4EA19DC8" w14:textId="1A86AC13" w:rsidR="68552C8E" w:rsidRPr="008B1791" w:rsidRDefault="023CEE82" w:rsidP="023CEE82">
      <w:pPr>
        <w:pStyle w:val="PargrafodaLista"/>
        <w:numPr>
          <w:ilvl w:val="0"/>
          <w:numId w:val="45"/>
        </w:numPr>
        <w:spacing w:before="120" w:after="120" w:line="290" w:lineRule="exact"/>
        <w:ind w:left="714" w:hanging="357"/>
        <w:jc w:val="both"/>
        <w:rPr>
          <w:rFonts w:ascii="Calibri" w:eastAsia="Calibri" w:hAnsi="Calibri" w:cs="Calibri"/>
          <w:sz w:val="24"/>
          <w:szCs w:val="24"/>
        </w:rPr>
      </w:pPr>
      <w:r w:rsidRPr="008B1791">
        <w:rPr>
          <w:rFonts w:ascii="Calibri" w:eastAsia="Calibri" w:hAnsi="Calibri" w:cs="Calibri"/>
          <w:b/>
          <w:bCs/>
          <w:sz w:val="24"/>
          <w:szCs w:val="24"/>
        </w:rPr>
        <w:t>Resultado indireto</w:t>
      </w:r>
      <w:r w:rsidRPr="008B1791">
        <w:rPr>
          <w:rFonts w:ascii="Calibri" w:eastAsia="Calibri" w:hAnsi="Calibri" w:cs="Calibri"/>
          <w:sz w:val="24"/>
          <w:szCs w:val="24"/>
        </w:rPr>
        <w:t>: refere-se ao transbordamento dos efeitos da política pública, que beneficia um conjunto maior de indivíduos do que o público-alvo inicial da política/programa. Esses efeitos de transbordamento (externalidades) podem ocorrer tanto no mesmo campo de atuação da política pública quanto em outros campos.</w:t>
      </w:r>
    </w:p>
    <w:p w14:paraId="4AB3D9BF" w14:textId="77777777" w:rsidR="00AE764B" w:rsidRPr="008B1791" w:rsidRDefault="00AE764B" w:rsidP="00E731B2">
      <w:pPr>
        <w:spacing w:after="120" w:line="290" w:lineRule="exact"/>
        <w:ind w:firstLine="709"/>
        <w:jc w:val="both"/>
        <w:rPr>
          <w:rFonts w:ascii="Calibri" w:eastAsia="Calibri" w:hAnsi="Calibri" w:cs="Calibri"/>
          <w:sz w:val="24"/>
          <w:szCs w:val="24"/>
        </w:rPr>
      </w:pPr>
    </w:p>
    <w:p w14:paraId="641FB68E" w14:textId="52C0E8BB" w:rsidR="68552C8E" w:rsidRPr="008B1791" w:rsidRDefault="023CEE82" w:rsidP="023CEE8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Assim, a oferta de bens públicos traz resultados diretos e indiretos. Como resultados diretos podem ser considerados aqueles que atuam sobre seus beneficiários, como por exemplo os resultados decorrentes da saúde pública gratuita sobre o bem-estar de indivíduos ou famílias atendidos por programas e ações de saúde da família, consultas ou quaisquer outras ações curativas, clínicas, preventivas ou protetivas.  Os resultados indiretos podem incluir tanto a ampliação do bem-estar de toda uma comunidade pela redução da incidência de doenças, redução dos gastos com inatividade de trabalhadores decorrente de adoecimento ou efeitos sobre o aumento da produtividade na economia relacionados aos menores níveis de adoecimento da população. A presença de um centro de saúde num território, além dos efeitos diretos sobre a população atendida na prevenção de doenças por meio de vacinas e exames, também pode gerar resultados indiretos, como a redução nos custos de hospitalização futuros, entre outros.</w:t>
      </w:r>
    </w:p>
    <w:p w14:paraId="0984559D" w14:textId="4DAD20F4" w:rsidR="68552C8E" w:rsidRPr="008B1791" w:rsidRDefault="023CEE82" w:rsidP="00AC7EF6">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As ofertas disponibilizadas nos Centros de Referência da Assistência (CRAS), além dos resultados diretos decorrentes dos atendimento de famílias em vulnerabilidade social, como inclusão em programas sociais, recebimento de cestas básicas e outros benefícios que melhoram o bem estar das famílias, podem gerar resultados indiretos ao potencializar o protagonismo de famílias, aumentar a autonomia das mulheres, contribuir para a inserção e permanência de crianças e jovens no sistema educacional e promover uma divisão mais </w:t>
      </w:r>
      <w:r w:rsidRPr="008B1791">
        <w:rPr>
          <w:rFonts w:ascii="Calibri" w:eastAsia="Calibri" w:hAnsi="Calibri" w:cs="Calibri"/>
          <w:sz w:val="24"/>
          <w:szCs w:val="24"/>
        </w:rPr>
        <w:lastRenderedPageBreak/>
        <w:t>equitativa na tarefa de cuidar, entre outros. Tal atuação pode reduzir/eliminar os custos sociais relacionados à violação de direitos de crianças e adolescentes, por exemplo, que podem ser considerados externalidades negativas, sob uma perspectiva de desenvolvimento social.</w:t>
      </w:r>
    </w:p>
    <w:p w14:paraId="22D8840D" w14:textId="404B21D0" w:rsidR="68552C8E" w:rsidRPr="008B1791" w:rsidRDefault="36FF04B4" w:rsidP="368EAF96">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Ainda no campo da assistência social, particularmente quanto a programas de transferência de renda para famílias pobres, como o Bolsa Família, é importante considerar seus efeitos diretos e indiretos. Isto é, a melhoria no bem-estar das famílias pelo recebimento das transferências monetárias que se traduz na redução nos níveis de pobreza monetária (SOUZA, et al 2019) e maior acesso a bens e serviços. Esses benefícios assistenciais não contributivos possuem grande importância no rendimento domiciliar das famílias mais pobres, situadas nos estratos inferiores da distribuição de renda, principalmente aquelas do primeiro décimo cuja renda proveniente dessas transferências representaram 15,1% do rendimento domiciliar em 2020 e chegou quase à metade (43,6%) em 2022 durante a pandemia, como mostra o gráfico 5. </w:t>
      </w:r>
    </w:p>
    <w:p w14:paraId="5DF8B7AA" w14:textId="0B23DD86" w:rsidR="68552C8E" w:rsidRPr="008B1791" w:rsidRDefault="68552C8E" w:rsidP="36FF04B4">
      <w:pPr>
        <w:spacing w:after="120" w:line="290" w:lineRule="exact"/>
        <w:ind w:firstLine="709"/>
        <w:jc w:val="both"/>
        <w:rPr>
          <w:rFonts w:ascii="Calibri" w:eastAsia="Calibri" w:hAnsi="Calibri" w:cs="Calibri"/>
          <w:sz w:val="24"/>
          <w:szCs w:val="24"/>
        </w:rPr>
      </w:pPr>
    </w:p>
    <w:p w14:paraId="312EFB64" w14:textId="300C1651" w:rsidR="68552C8E" w:rsidRPr="008B1791" w:rsidRDefault="36FF04B4" w:rsidP="009C61F1">
      <w:pPr>
        <w:pStyle w:val="Legenda"/>
        <w:rPr>
          <w:rFonts w:ascii="Calibri" w:hAnsi="Calibri" w:cs="Calibri"/>
        </w:rPr>
      </w:pPr>
      <w:r w:rsidRPr="008B1791">
        <w:rPr>
          <w:rFonts w:ascii="Calibri" w:hAnsi="Calibri" w:cs="Calibri"/>
        </w:rPr>
        <w:t xml:space="preserve">Gráfico </w:t>
      </w:r>
      <w:r w:rsidR="002F5004" w:rsidRPr="008B1791">
        <w:rPr>
          <w:rFonts w:ascii="Calibri" w:hAnsi="Calibri" w:cs="Calibri"/>
        </w:rPr>
        <w:fldChar w:fldCharType="begin"/>
      </w:r>
      <w:r w:rsidR="002F5004" w:rsidRPr="008B1791">
        <w:rPr>
          <w:rFonts w:ascii="Calibri" w:hAnsi="Calibri" w:cs="Calibri"/>
        </w:rPr>
        <w:instrText xml:space="preserve"> SEQ Gráfico \* ARABIC </w:instrText>
      </w:r>
      <w:r w:rsidR="002F5004" w:rsidRPr="008B1791">
        <w:rPr>
          <w:rFonts w:ascii="Calibri" w:hAnsi="Calibri" w:cs="Calibri"/>
        </w:rPr>
        <w:fldChar w:fldCharType="separate"/>
      </w:r>
      <w:r w:rsidR="002F5004" w:rsidRPr="008B1791">
        <w:rPr>
          <w:rFonts w:ascii="Calibri" w:hAnsi="Calibri" w:cs="Calibri"/>
          <w:noProof/>
        </w:rPr>
        <w:t>5</w:t>
      </w:r>
      <w:r w:rsidR="002F5004" w:rsidRPr="008B1791">
        <w:rPr>
          <w:rFonts w:ascii="Calibri" w:hAnsi="Calibri" w:cs="Calibri"/>
          <w:noProof/>
        </w:rPr>
        <w:fldChar w:fldCharType="end"/>
      </w:r>
      <w:r w:rsidRPr="008B1791">
        <w:rPr>
          <w:rFonts w:ascii="Calibri" w:hAnsi="Calibri" w:cs="Calibri"/>
        </w:rPr>
        <w:t>:</w:t>
      </w:r>
      <w:r w:rsidRPr="008B1791">
        <w:rPr>
          <w:rFonts w:ascii="Calibri" w:eastAsia="Calibri" w:hAnsi="Calibri" w:cs="Calibri"/>
        </w:rPr>
        <w:t xml:space="preserve"> </w:t>
      </w:r>
      <w:r w:rsidRPr="008B1791">
        <w:rPr>
          <w:rFonts w:ascii="Calibri" w:hAnsi="Calibri" w:cs="Calibri"/>
        </w:rPr>
        <w:t xml:space="preserve">Composição do rendimento domiciliar por fonte, segundo décimos da renda domiciliar </w:t>
      </w:r>
      <w:r w:rsidRPr="008B1791">
        <w:rPr>
          <w:rFonts w:ascii="Calibri" w:hAnsi="Calibri" w:cs="Calibri"/>
          <w:i/>
          <w:iCs/>
        </w:rPr>
        <w:t>per capita</w:t>
      </w:r>
      <w:r w:rsidRPr="008B1791">
        <w:rPr>
          <w:rFonts w:ascii="Calibri" w:hAnsi="Calibri" w:cs="Calibri"/>
        </w:rPr>
        <w:t xml:space="preserve"> (2020 e 2022)</w:t>
      </w:r>
    </w:p>
    <w:p w14:paraId="63E473CB" w14:textId="6016A6B2" w:rsidR="004E6B02" w:rsidRPr="008B1791" w:rsidRDefault="004E6B02" w:rsidP="00A310D3">
      <w:pPr>
        <w:spacing w:after="120" w:line="290" w:lineRule="exact"/>
        <w:jc w:val="both"/>
        <w:rPr>
          <w:rFonts w:ascii="Calibri" w:eastAsia="Calibri" w:hAnsi="Calibri" w:cs="Calibri"/>
          <w:sz w:val="24"/>
          <w:szCs w:val="24"/>
        </w:rPr>
      </w:pPr>
      <w:r w:rsidRPr="008B1791">
        <w:rPr>
          <w:rFonts w:ascii="Calibri" w:hAnsi="Calibri" w:cs="Calibri"/>
          <w:b/>
          <w:bCs/>
          <w:noProof/>
          <w:sz w:val="24"/>
          <w:szCs w:val="24"/>
        </w:rPr>
        <w:drawing>
          <wp:anchor distT="0" distB="0" distL="114300" distR="114300" simplePos="0" relativeHeight="251664386" behindDoc="0" locked="0" layoutInCell="1" allowOverlap="1" wp14:anchorId="499ED23A" wp14:editId="4710C5BD">
            <wp:simplePos x="0" y="0"/>
            <wp:positionH relativeFrom="column">
              <wp:posOffset>-3810</wp:posOffset>
            </wp:positionH>
            <wp:positionV relativeFrom="paragraph">
              <wp:posOffset>170180</wp:posOffset>
            </wp:positionV>
            <wp:extent cx="5752465" cy="2524125"/>
            <wp:effectExtent l="0" t="0" r="635" b="9525"/>
            <wp:wrapTopAndBottom/>
            <wp:docPr id="1788184132" name="Picture 189834337"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34337"/>
                    <pic:cNvPicPr/>
                  </pic:nvPicPr>
                  <pic:blipFill>
                    <a:blip r:embed="rId16">
                      <a:extLst>
                        <a:ext uri="{28A0092B-C50C-407E-A947-70E740481C1C}">
                          <a14:useLocalDpi xmlns:a14="http://schemas.microsoft.com/office/drawing/2010/main" val="0"/>
                        </a:ext>
                      </a:extLst>
                    </a:blip>
                    <a:stretch>
                      <a:fillRect/>
                    </a:stretch>
                  </pic:blipFill>
                  <pic:spPr>
                    <a:xfrm>
                      <a:off x="0" y="0"/>
                      <a:ext cx="5752465" cy="2524125"/>
                    </a:xfrm>
                    <a:prstGeom prst="rect">
                      <a:avLst/>
                    </a:prstGeom>
                  </pic:spPr>
                </pic:pic>
              </a:graphicData>
            </a:graphic>
          </wp:anchor>
        </w:drawing>
      </w:r>
      <w:r w:rsidRPr="008B1791">
        <w:rPr>
          <w:rFonts w:ascii="Calibri" w:hAnsi="Calibri" w:cs="Calibri"/>
          <w:sz w:val="24"/>
          <w:szCs w:val="24"/>
        </w:rPr>
        <w:t>Fonte: Portal Beneficiômetro da Seguridade Social</w:t>
      </w:r>
    </w:p>
    <w:p w14:paraId="2882EC54" w14:textId="543624C9" w:rsidR="004E6B02" w:rsidRPr="008B1791" w:rsidRDefault="004E6B02" w:rsidP="36FF04B4">
      <w:pPr>
        <w:spacing w:after="120" w:line="290" w:lineRule="exact"/>
        <w:ind w:firstLine="709"/>
        <w:jc w:val="both"/>
        <w:rPr>
          <w:rFonts w:ascii="Calibri" w:eastAsia="Calibri" w:hAnsi="Calibri" w:cs="Calibri"/>
          <w:sz w:val="24"/>
          <w:szCs w:val="24"/>
        </w:rPr>
      </w:pPr>
    </w:p>
    <w:p w14:paraId="4F9817D0" w14:textId="166A39B4" w:rsidR="68552C8E" w:rsidRPr="008B1791" w:rsidRDefault="36FF04B4" w:rsidP="00A310D3">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Estudos sobre os resultados do programa Bolsa Família têm mobilizado vários pesquisadores, frequentemente com a realização de avaliações de impacto. Ainda que esta não seja a única forma de conhecer resultados, esses estudos são fontes importantes para visibilizar efeitos do programa. Destaca-se, nesse sentido, a ampliação do acesso a uma alimentação saudável (em termos de quantidade e qualidade dos alimentos), assegurando maior segurança alimentar (Segall-Corrêa et al 2008) e melhores indicadores antropométricos do estado nutricional das crianças (Paes-Sousa et al., 2011). Diversos estudos de avaliação de impacto têm mostrado efeitos positivos sobre a saúde dos beneficiários: diminuição da mortalidade materna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Davide, et al., 2021) e declínio na taxa de mortalidade infantil (</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2013;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xml:space="preserve"> et al., 2013). Além dos resultados diretos da transferência de renda sobre redução da mortalidade, há evidências de que o Bolsa Família melhorou a utilização de serviços de saúde, especialmente para serviços relacionados às condicionalidades de saúde </w:t>
      </w:r>
      <w:r w:rsidRPr="008B1791">
        <w:rPr>
          <w:rFonts w:ascii="Calibri" w:eastAsia="Calibri" w:hAnsi="Calibri" w:cs="Calibri"/>
          <w:sz w:val="24"/>
          <w:szCs w:val="24"/>
        </w:rPr>
        <w:lastRenderedPageBreak/>
        <w:t>(</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et al., 2014). E esses resultados são ainda mais significativos quando a cobertura do programa é combinada com a expansão de serviços da atenção primária em saúde (Programa Saúde da Família). A redução da mortalidade infantil pós-neonatal é mais significativa quando o programa Saúde da Família é combinado com a expansão do Bolsa Família (</w:t>
      </w:r>
      <w:proofErr w:type="spellStart"/>
      <w:r w:rsidRPr="008B1791">
        <w:rPr>
          <w:rFonts w:ascii="Calibri" w:eastAsia="Calibri" w:hAnsi="Calibri" w:cs="Calibri"/>
          <w:sz w:val="24"/>
          <w:szCs w:val="24"/>
        </w:rPr>
        <w:t>Guanais</w:t>
      </w:r>
      <w:proofErr w:type="spellEnd"/>
      <w:r w:rsidRPr="008B1791">
        <w:rPr>
          <w:rFonts w:ascii="Calibri" w:eastAsia="Calibri" w:hAnsi="Calibri" w:cs="Calibri"/>
          <w:sz w:val="24"/>
          <w:szCs w:val="24"/>
        </w:rPr>
        <w:t>, 2015). Há resultados também positivos do programa Bolsa Família relacionados à educação: melhoria na frequência escolar por parte dos jovens (</w:t>
      </w:r>
      <w:proofErr w:type="spellStart"/>
      <w:r w:rsidRPr="008B1791">
        <w:rPr>
          <w:rFonts w:ascii="Calibri" w:eastAsia="Calibri" w:hAnsi="Calibri" w:cs="Calibri"/>
          <w:sz w:val="24"/>
          <w:szCs w:val="24"/>
        </w:rPr>
        <w:t>Chitolina</w:t>
      </w:r>
      <w:proofErr w:type="spellEnd"/>
      <w:r w:rsidRPr="008B1791">
        <w:rPr>
          <w:rFonts w:ascii="Calibri" w:eastAsia="Calibri" w:hAnsi="Calibri" w:cs="Calibri"/>
          <w:sz w:val="24"/>
          <w:szCs w:val="24"/>
        </w:rPr>
        <w:t>, Foguel, Menezes-Filho, 2013), menor evasão e aumento nas taxas de progressão de séries (</w:t>
      </w:r>
      <w:proofErr w:type="spellStart"/>
      <w:r w:rsidRPr="008B1791">
        <w:rPr>
          <w:rFonts w:ascii="Calibri" w:eastAsia="Calibri" w:hAnsi="Calibri" w:cs="Calibri"/>
          <w:sz w:val="24"/>
          <w:szCs w:val="24"/>
        </w:rPr>
        <w:t>Glewwe</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Kassouf</w:t>
      </w:r>
      <w:proofErr w:type="spellEnd"/>
      <w:r w:rsidRPr="008B1791">
        <w:rPr>
          <w:rFonts w:ascii="Calibri" w:eastAsia="Calibri" w:hAnsi="Calibri" w:cs="Calibri"/>
          <w:sz w:val="24"/>
          <w:szCs w:val="24"/>
        </w:rPr>
        <w:t>, 2012).</w:t>
      </w:r>
    </w:p>
    <w:p w14:paraId="5C7D51CB" w14:textId="5EC6BD6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Dentre os resultados indiretos do Programa Bolsa Família, </w:t>
      </w:r>
      <w:r w:rsidR="00F9793F" w:rsidRPr="008B1791">
        <w:rPr>
          <w:rFonts w:ascii="Calibri" w:eastAsia="Calibri" w:hAnsi="Calibri" w:cs="Calibri"/>
          <w:sz w:val="24"/>
          <w:szCs w:val="24"/>
        </w:rPr>
        <w:t>há os</w:t>
      </w:r>
      <w:r w:rsidRPr="008B1791">
        <w:rPr>
          <w:rFonts w:ascii="Calibri" w:eastAsia="Calibri" w:hAnsi="Calibri" w:cs="Calibri"/>
          <w:sz w:val="24"/>
          <w:szCs w:val="24"/>
        </w:rPr>
        <w:t xml:space="preserve"> efeitos multiplicadores do total das transferências monetárias sobre os níveis de emprego e renda na economia e os efeitos decorrentes da ampliação dos níveis de escolarização das crianças e adolescentes e seus possíveis impactos sobre os níveis de produtividade do trabalho. O investimento em saúde, bem como em educação e formação profissional, tem como resultados indiretos a melhoria do capital humano das famílias, potencializando melhores empregos futuros e promovendo a ruptura do ciclo intergeracional da pobreza.</w:t>
      </w:r>
    </w:p>
    <w:p w14:paraId="18F8DD68" w14:textId="50F03869"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Ainda quanto aos resultados indiretos do Programa Bolsa Família destacam-se seus efeitos positivos nas relações de gênero. Estudos têm mostrado impactos significativos quanto ao aumento do poder de decisão das mulheres beneficiárias em áreas urbana</w:t>
      </w:r>
      <w:r w:rsidR="00741FA6" w:rsidRPr="008B1791">
        <w:rPr>
          <w:rFonts w:ascii="Calibri" w:eastAsia="Calibri" w:hAnsi="Calibri" w:cs="Calibri"/>
          <w:sz w:val="24"/>
          <w:szCs w:val="24"/>
        </w:rPr>
        <w:t>s</w:t>
      </w:r>
      <w:r w:rsidRPr="008B1791">
        <w:rPr>
          <w:rFonts w:ascii="Calibri" w:eastAsia="Calibri" w:hAnsi="Calibri" w:cs="Calibri"/>
          <w:sz w:val="24"/>
          <w:szCs w:val="24"/>
        </w:rPr>
        <w:t xml:space="preserve"> (De </w:t>
      </w:r>
      <w:proofErr w:type="spellStart"/>
      <w:r w:rsidRPr="008B1791">
        <w:rPr>
          <w:rFonts w:ascii="Calibri" w:eastAsia="Calibri" w:hAnsi="Calibri" w:cs="Calibri"/>
          <w:sz w:val="24"/>
          <w:szCs w:val="24"/>
        </w:rPr>
        <w:t>Brauw</w:t>
      </w:r>
      <w:proofErr w:type="spellEnd"/>
      <w:r w:rsidRPr="008B1791">
        <w:rPr>
          <w:rFonts w:ascii="Calibri" w:eastAsia="Calibri" w:hAnsi="Calibri" w:cs="Calibri"/>
          <w:sz w:val="24"/>
          <w:szCs w:val="24"/>
        </w:rPr>
        <w:t>, et al. 2014) e as potencialidades emancipatórias presentes na dotação de recursos monetários vinculados à transferência estatal de renda (Rego,</w:t>
      </w:r>
      <w:r w:rsidR="00E731B2" w:rsidRPr="008B1791">
        <w:rPr>
          <w:rFonts w:ascii="Calibri" w:eastAsia="Calibri" w:hAnsi="Calibri" w:cs="Calibri"/>
          <w:sz w:val="24"/>
          <w:szCs w:val="24"/>
        </w:rPr>
        <w:t xml:space="preserve"> </w:t>
      </w:r>
      <w:r w:rsidRPr="008B1791">
        <w:rPr>
          <w:rFonts w:ascii="Calibri" w:eastAsia="Calibri" w:hAnsi="Calibri" w:cs="Calibri"/>
          <w:sz w:val="24"/>
          <w:szCs w:val="24"/>
        </w:rPr>
        <w:t>2008).</w:t>
      </w:r>
    </w:p>
    <w:p w14:paraId="1675A0A5" w14:textId="3AC34CC6" w:rsidR="004E6B02" w:rsidRPr="008B1791" w:rsidRDefault="36FF04B4" w:rsidP="004E6B02">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Os efeitos multiplicadores dos gastos com as políticas sociais, sejam eles com serviços, seguro-desemprego, transferências previdenciárias contributivas ou benefícios não contributivos (como o Benefício de Prestação Continuada e o Bolsa Família) podem ser considerados resultados indiretos, uma vez que seus efeitos transbordam para toda a economia. Estimativas do Ipea (2010) simularam os efeitos multiplicadores sobre o PIB e a renda das famílias decorrentes dos diferentes tipos de transferências governamentais (Tabela 1). O exercício estimou qual seria o efeito multiplicador decorrente de um aumento de 1% do PIB em diversos gastos governamentais que transferem renda e constatou efeitos positivos e mais significativos na medida em que as transferências são direcionadas para famílias com menos renda. Os efeitos multiplicadores são maiores nos programas de transferência de renda para famílias pobres, pois estas têm mais propensão a consumir, o que afeta diretamente o comércio local, os pequenos negócios e serviços, isto é, movimentam o consumo e a produção total na economia. Este exercício foi feito também para serviços sociais públicos. No caso da saúde, por exemplo, um aumento do gasto da ordem de 1% do PIB gera uma variação positiva de 1,70% no próprio PIB e aumento de 1,44% na renda das famílias.</w:t>
      </w:r>
    </w:p>
    <w:p w14:paraId="0E4B1B08" w14:textId="77777777" w:rsidR="004E6B02" w:rsidRPr="008B1791" w:rsidRDefault="004E6B02" w:rsidP="004E6B02">
      <w:pPr>
        <w:spacing w:after="120" w:line="290" w:lineRule="exact"/>
        <w:ind w:firstLine="709"/>
        <w:jc w:val="both"/>
        <w:rPr>
          <w:rFonts w:ascii="Calibri" w:eastAsia="Calibri" w:hAnsi="Calibri" w:cs="Calibri"/>
          <w:sz w:val="24"/>
          <w:szCs w:val="24"/>
        </w:rPr>
      </w:pPr>
    </w:p>
    <w:p w14:paraId="6DB0929A" w14:textId="40444515" w:rsidR="00E4081B" w:rsidRPr="008B1791" w:rsidRDefault="00E4081B" w:rsidP="36FF04B4">
      <w:pPr>
        <w:spacing w:after="120" w:line="290" w:lineRule="exact"/>
        <w:ind w:firstLine="709"/>
        <w:jc w:val="both"/>
        <w:rPr>
          <w:rFonts w:ascii="Calibri" w:eastAsia="Calibri" w:hAnsi="Calibri" w:cs="Calibri"/>
          <w:sz w:val="24"/>
          <w:szCs w:val="24"/>
        </w:rPr>
      </w:pPr>
    </w:p>
    <w:p w14:paraId="09DC71EE" w14:textId="364E09CF" w:rsidR="68552C8E" w:rsidRPr="008B1791" w:rsidRDefault="0022388D" w:rsidP="009C61F1">
      <w:pPr>
        <w:pStyle w:val="Legenda"/>
        <w:rPr>
          <w:rFonts w:ascii="Calibri" w:hAnsi="Calibri" w:cs="Calibri"/>
        </w:rPr>
      </w:pPr>
      <w:r w:rsidRPr="008B1791">
        <w:rPr>
          <w:rFonts w:ascii="Calibri" w:hAnsi="Calibri" w:cs="Calibri"/>
        </w:rPr>
        <w:t xml:space="preserve">Tabela </w:t>
      </w:r>
      <w:r w:rsidRPr="008B1791">
        <w:rPr>
          <w:rFonts w:ascii="Calibri" w:hAnsi="Calibri" w:cs="Calibri"/>
        </w:rPr>
        <w:fldChar w:fldCharType="begin"/>
      </w:r>
      <w:r w:rsidRPr="008B1791">
        <w:rPr>
          <w:rFonts w:ascii="Calibri" w:hAnsi="Calibri" w:cs="Calibri"/>
        </w:rPr>
        <w:instrText>SEQ Tabela \* ARABIC</w:instrText>
      </w:r>
      <w:r w:rsidRPr="008B1791">
        <w:rPr>
          <w:rFonts w:ascii="Calibri" w:hAnsi="Calibri" w:cs="Calibri"/>
        </w:rPr>
        <w:fldChar w:fldCharType="separate"/>
      </w:r>
      <w:r w:rsidR="00A166D0" w:rsidRPr="008B1791">
        <w:rPr>
          <w:rFonts w:ascii="Calibri" w:hAnsi="Calibri" w:cs="Calibri"/>
          <w:noProof/>
        </w:rPr>
        <w:t>1</w:t>
      </w:r>
      <w:r w:rsidRPr="008B1791">
        <w:rPr>
          <w:rFonts w:ascii="Calibri" w:hAnsi="Calibri" w:cs="Calibri"/>
        </w:rPr>
        <w:fldChar w:fldCharType="end"/>
      </w:r>
      <w:r w:rsidRPr="008B1791">
        <w:rPr>
          <w:rFonts w:ascii="Calibri" w:hAnsi="Calibri" w:cs="Calibri"/>
        </w:rPr>
        <w:t>:</w:t>
      </w:r>
      <w:r w:rsidR="68B38465" w:rsidRPr="008B1791">
        <w:rPr>
          <w:rFonts w:ascii="Calibri" w:hAnsi="Calibri" w:cs="Calibri"/>
        </w:rPr>
        <w:t xml:space="preserve"> Transferências e pagamento de juros – efeitos multiplicadores decorrentes de choque de 1% do PIB – 2006</w:t>
      </w:r>
    </w:p>
    <w:tbl>
      <w:tblPr>
        <w:tblW w:w="0" w:type="auto"/>
        <w:jc w:val="center"/>
        <w:tblLayout w:type="fixed"/>
        <w:tblLook w:val="06A0" w:firstRow="1" w:lastRow="0" w:firstColumn="1" w:lastColumn="0" w:noHBand="1" w:noVBand="1"/>
      </w:tblPr>
      <w:tblGrid>
        <w:gridCol w:w="510"/>
        <w:gridCol w:w="3743"/>
        <w:gridCol w:w="1417"/>
        <w:gridCol w:w="2050"/>
      </w:tblGrid>
      <w:tr w:rsidR="68B38465" w:rsidRPr="008B1791" w14:paraId="0A002982" w14:textId="77777777" w:rsidTr="00E4081B">
        <w:trPr>
          <w:trHeight w:val="567"/>
          <w:jc w:val="center"/>
        </w:trPr>
        <w:tc>
          <w:tcPr>
            <w:tcW w:w="4253" w:type="dxa"/>
            <w:gridSpan w:val="2"/>
            <w:vMerge w:val="restart"/>
            <w:tcBorders>
              <w:top w:val="single" w:sz="4" w:space="0" w:color="auto"/>
              <w:left w:val="nil"/>
              <w:bottom w:val="single" w:sz="4" w:space="0" w:color="000000" w:themeColor="text1"/>
              <w:right w:val="nil"/>
            </w:tcBorders>
            <w:tcMar>
              <w:top w:w="15" w:type="dxa"/>
              <w:left w:w="15" w:type="dxa"/>
              <w:right w:w="15" w:type="dxa"/>
            </w:tcMar>
            <w:vAlign w:val="center"/>
          </w:tcPr>
          <w:p w14:paraId="1FFCE827" w14:textId="13333A76"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Tipo de choque</w:t>
            </w:r>
          </w:p>
        </w:tc>
        <w:tc>
          <w:tcPr>
            <w:tcW w:w="3467" w:type="dxa"/>
            <w:gridSpan w:val="2"/>
            <w:tcBorders>
              <w:top w:val="single" w:sz="4" w:space="0" w:color="auto"/>
              <w:left w:val="nil"/>
              <w:bottom w:val="single" w:sz="4" w:space="0" w:color="auto"/>
              <w:right w:val="nil"/>
            </w:tcBorders>
            <w:tcMar>
              <w:top w:w="15" w:type="dxa"/>
              <w:left w:w="15" w:type="dxa"/>
              <w:right w:w="15" w:type="dxa"/>
            </w:tcMar>
            <w:vAlign w:val="center"/>
          </w:tcPr>
          <w:p w14:paraId="4A782621" w14:textId="589B5D01"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Variação</w:t>
            </w:r>
          </w:p>
        </w:tc>
      </w:tr>
      <w:tr w:rsidR="68B38465" w:rsidRPr="008B1791" w14:paraId="53D21D88" w14:textId="77777777" w:rsidTr="00E4081B">
        <w:trPr>
          <w:trHeight w:val="285"/>
          <w:jc w:val="center"/>
        </w:trPr>
        <w:tc>
          <w:tcPr>
            <w:tcW w:w="4253" w:type="dxa"/>
            <w:gridSpan w:val="2"/>
            <w:vMerge/>
            <w:tcBorders>
              <w:left w:val="nil"/>
            </w:tcBorders>
            <w:vAlign w:val="center"/>
          </w:tcPr>
          <w:p w14:paraId="4A123360" w14:textId="77777777" w:rsidR="009C0353" w:rsidRPr="008B1791" w:rsidRDefault="009C0353">
            <w:pPr>
              <w:rPr>
                <w:rFonts w:ascii="Calibri" w:hAnsi="Calibri" w:cs="Calibri"/>
                <w:b/>
                <w:bCs/>
                <w:sz w:val="24"/>
                <w:szCs w:val="24"/>
              </w:rPr>
            </w:pPr>
          </w:p>
        </w:tc>
        <w:tc>
          <w:tcPr>
            <w:tcW w:w="3467" w:type="dxa"/>
            <w:gridSpan w:val="2"/>
            <w:tcBorders>
              <w:top w:val="single" w:sz="4" w:space="0" w:color="auto"/>
              <w:left w:val="nil"/>
              <w:bottom w:val="single" w:sz="4" w:space="0" w:color="auto"/>
              <w:right w:val="nil"/>
            </w:tcBorders>
            <w:tcMar>
              <w:top w:w="15" w:type="dxa"/>
              <w:left w:w="15" w:type="dxa"/>
              <w:right w:w="15" w:type="dxa"/>
            </w:tcMar>
            <w:vAlign w:val="bottom"/>
          </w:tcPr>
          <w:p w14:paraId="143868E1" w14:textId="45D4FDA3" w:rsidR="68B38465" w:rsidRPr="008B1791" w:rsidRDefault="68B38465" w:rsidP="005176E3">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w:t>
            </w:r>
          </w:p>
        </w:tc>
      </w:tr>
      <w:tr w:rsidR="68B38465" w:rsidRPr="008B1791" w14:paraId="390E23C2" w14:textId="77777777" w:rsidTr="00E4081B">
        <w:trPr>
          <w:trHeight w:val="340"/>
          <w:jc w:val="center"/>
        </w:trPr>
        <w:tc>
          <w:tcPr>
            <w:tcW w:w="4253" w:type="dxa"/>
            <w:gridSpan w:val="2"/>
            <w:vMerge/>
            <w:tcBorders>
              <w:left w:val="nil"/>
              <w:bottom w:val="single" w:sz="0" w:space="0" w:color="000000" w:themeColor="text1"/>
            </w:tcBorders>
            <w:vAlign w:val="center"/>
          </w:tcPr>
          <w:p w14:paraId="51E980D1" w14:textId="77777777" w:rsidR="009C0353" w:rsidRPr="008B1791" w:rsidRDefault="009C0353">
            <w:pPr>
              <w:rPr>
                <w:rFonts w:ascii="Calibri" w:hAnsi="Calibri" w:cs="Calibri"/>
                <w:b/>
                <w:bCs/>
                <w:sz w:val="24"/>
                <w:szCs w:val="24"/>
              </w:rPr>
            </w:pPr>
          </w:p>
        </w:tc>
        <w:tc>
          <w:tcPr>
            <w:tcW w:w="1417" w:type="dxa"/>
            <w:tcBorders>
              <w:top w:val="single" w:sz="4" w:space="0" w:color="auto"/>
              <w:left w:val="nil"/>
              <w:bottom w:val="single" w:sz="4" w:space="0" w:color="auto"/>
              <w:right w:val="nil"/>
            </w:tcBorders>
            <w:tcMar>
              <w:top w:w="15" w:type="dxa"/>
              <w:left w:w="15" w:type="dxa"/>
              <w:right w:w="15" w:type="dxa"/>
            </w:tcMar>
            <w:vAlign w:val="bottom"/>
          </w:tcPr>
          <w:p w14:paraId="6F0647BE" w14:textId="30708025"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PIB</w:t>
            </w:r>
          </w:p>
        </w:tc>
        <w:tc>
          <w:tcPr>
            <w:tcW w:w="2050" w:type="dxa"/>
            <w:tcBorders>
              <w:top w:val="nil"/>
              <w:left w:val="nil"/>
              <w:bottom w:val="single" w:sz="4" w:space="0" w:color="auto"/>
              <w:right w:val="nil"/>
            </w:tcBorders>
            <w:tcMar>
              <w:top w:w="15" w:type="dxa"/>
              <w:left w:w="15" w:type="dxa"/>
              <w:right w:w="15" w:type="dxa"/>
            </w:tcMar>
            <w:vAlign w:val="bottom"/>
          </w:tcPr>
          <w:p w14:paraId="6416A505" w14:textId="50B65237"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Renda das famílias</w:t>
            </w:r>
          </w:p>
        </w:tc>
      </w:tr>
      <w:tr w:rsidR="68B38465" w:rsidRPr="008B1791" w14:paraId="6117F317"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79A4ADD4" w14:textId="5788EDF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Transferências do governo analisadas </w:t>
            </w:r>
          </w:p>
        </w:tc>
        <w:tc>
          <w:tcPr>
            <w:tcW w:w="1417" w:type="dxa"/>
            <w:tcBorders>
              <w:top w:val="single" w:sz="4" w:space="0" w:color="auto"/>
              <w:left w:val="nil"/>
              <w:bottom w:val="nil"/>
              <w:right w:val="nil"/>
            </w:tcBorders>
            <w:tcMar>
              <w:top w:w="15" w:type="dxa"/>
              <w:left w:w="15" w:type="dxa"/>
              <w:right w:w="15" w:type="dxa"/>
            </w:tcMar>
            <w:vAlign w:val="bottom"/>
          </w:tcPr>
          <w:p w14:paraId="5A71D0F2" w14:textId="7660D174"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1,12</w:t>
            </w:r>
          </w:p>
        </w:tc>
        <w:tc>
          <w:tcPr>
            <w:tcW w:w="2050" w:type="dxa"/>
            <w:tcBorders>
              <w:top w:val="single" w:sz="4" w:space="0" w:color="auto"/>
              <w:left w:val="nil"/>
              <w:bottom w:val="nil"/>
              <w:right w:val="nil"/>
            </w:tcBorders>
            <w:tcMar>
              <w:top w:w="15" w:type="dxa"/>
              <w:left w:w="15" w:type="dxa"/>
              <w:right w:w="15" w:type="dxa"/>
            </w:tcMar>
            <w:vAlign w:val="bottom"/>
          </w:tcPr>
          <w:p w14:paraId="043FCEE9" w14:textId="56EE8F4F"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2,02</w:t>
            </w:r>
          </w:p>
        </w:tc>
      </w:tr>
      <w:tr w:rsidR="68B38465" w:rsidRPr="008B1791" w14:paraId="5F5BD10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D4D9FE" w14:textId="1605EA26"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24403880" w14:textId="15ADAA7F"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Programa Bolsa Família </w:t>
            </w:r>
          </w:p>
        </w:tc>
        <w:tc>
          <w:tcPr>
            <w:tcW w:w="1417" w:type="dxa"/>
            <w:tcBorders>
              <w:top w:val="nil"/>
              <w:left w:val="nil"/>
              <w:bottom w:val="nil"/>
              <w:right w:val="nil"/>
            </w:tcBorders>
            <w:tcMar>
              <w:top w:w="15" w:type="dxa"/>
              <w:left w:w="15" w:type="dxa"/>
              <w:right w:w="15" w:type="dxa"/>
            </w:tcMar>
            <w:vAlign w:val="bottom"/>
          </w:tcPr>
          <w:p w14:paraId="7A641F27" w14:textId="1CA2C861"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1,44</w:t>
            </w:r>
          </w:p>
        </w:tc>
        <w:tc>
          <w:tcPr>
            <w:tcW w:w="2050" w:type="dxa"/>
            <w:tcBorders>
              <w:top w:val="nil"/>
              <w:left w:val="nil"/>
              <w:bottom w:val="nil"/>
              <w:right w:val="nil"/>
            </w:tcBorders>
            <w:tcMar>
              <w:top w:w="15" w:type="dxa"/>
              <w:left w:w="15" w:type="dxa"/>
              <w:right w:w="15" w:type="dxa"/>
            </w:tcMar>
            <w:vAlign w:val="bottom"/>
          </w:tcPr>
          <w:p w14:paraId="211445B3" w14:textId="30A18DEB"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2,25</w:t>
            </w:r>
          </w:p>
        </w:tc>
      </w:tr>
      <w:tr w:rsidR="68B38465" w:rsidRPr="008B1791" w14:paraId="5891B8C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201D2E" w14:textId="71E67810"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C0ED3A6" w14:textId="26AEB32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Benefício de Prestação Continuada </w:t>
            </w:r>
          </w:p>
        </w:tc>
        <w:tc>
          <w:tcPr>
            <w:tcW w:w="1417" w:type="dxa"/>
            <w:tcBorders>
              <w:top w:val="nil"/>
              <w:left w:val="nil"/>
              <w:bottom w:val="nil"/>
              <w:right w:val="nil"/>
            </w:tcBorders>
            <w:tcMar>
              <w:top w:w="15" w:type="dxa"/>
              <w:left w:w="15" w:type="dxa"/>
              <w:right w:w="15" w:type="dxa"/>
            </w:tcMar>
            <w:vAlign w:val="bottom"/>
          </w:tcPr>
          <w:p w14:paraId="538375F7" w14:textId="4BC2EF87"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1,38</w:t>
            </w:r>
          </w:p>
        </w:tc>
        <w:tc>
          <w:tcPr>
            <w:tcW w:w="2050" w:type="dxa"/>
            <w:tcBorders>
              <w:top w:val="nil"/>
              <w:left w:val="nil"/>
              <w:bottom w:val="nil"/>
              <w:right w:val="nil"/>
            </w:tcBorders>
            <w:tcMar>
              <w:top w:w="15" w:type="dxa"/>
              <w:left w:w="15" w:type="dxa"/>
              <w:right w:w="15" w:type="dxa"/>
            </w:tcMar>
            <w:vAlign w:val="bottom"/>
          </w:tcPr>
          <w:p w14:paraId="3EF81DEC" w14:textId="31E9E82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w:t>
            </w:r>
          </w:p>
        </w:tc>
      </w:tr>
      <w:tr w:rsidR="68B38465" w:rsidRPr="008B1791" w14:paraId="027A590C"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60C284A5" w14:textId="573E7192"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A1093D7" w14:textId="7C0729F7"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Geral de Previdência Social </w:t>
            </w:r>
          </w:p>
        </w:tc>
        <w:tc>
          <w:tcPr>
            <w:tcW w:w="1417" w:type="dxa"/>
            <w:tcBorders>
              <w:top w:val="nil"/>
              <w:left w:val="nil"/>
              <w:bottom w:val="nil"/>
              <w:right w:val="nil"/>
            </w:tcBorders>
            <w:tcMar>
              <w:top w:w="15" w:type="dxa"/>
              <w:left w:w="15" w:type="dxa"/>
              <w:right w:w="15" w:type="dxa"/>
            </w:tcMar>
            <w:vAlign w:val="bottom"/>
          </w:tcPr>
          <w:p w14:paraId="68F3BDA6" w14:textId="7D28A1A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1,23</w:t>
            </w:r>
          </w:p>
        </w:tc>
        <w:tc>
          <w:tcPr>
            <w:tcW w:w="2050" w:type="dxa"/>
            <w:tcBorders>
              <w:top w:val="nil"/>
              <w:left w:val="nil"/>
              <w:bottom w:val="nil"/>
              <w:right w:val="nil"/>
            </w:tcBorders>
            <w:tcMar>
              <w:top w:w="15" w:type="dxa"/>
              <w:left w:w="15" w:type="dxa"/>
              <w:right w:w="15" w:type="dxa"/>
            </w:tcMar>
            <w:vAlign w:val="bottom"/>
          </w:tcPr>
          <w:p w14:paraId="17FF4316" w14:textId="6472556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w:t>
            </w:r>
          </w:p>
        </w:tc>
      </w:tr>
      <w:tr w:rsidR="68B38465" w:rsidRPr="008B1791" w14:paraId="08EF1DA4"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59C8D669" w14:textId="0AB02C3F"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556992C" w14:textId="6261CA1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Próprio de Previdência Social </w:t>
            </w:r>
          </w:p>
        </w:tc>
        <w:tc>
          <w:tcPr>
            <w:tcW w:w="1417" w:type="dxa"/>
            <w:tcBorders>
              <w:top w:val="nil"/>
              <w:left w:val="nil"/>
              <w:bottom w:val="nil"/>
              <w:right w:val="nil"/>
            </w:tcBorders>
            <w:tcMar>
              <w:top w:w="15" w:type="dxa"/>
              <w:left w:w="15" w:type="dxa"/>
              <w:right w:w="15" w:type="dxa"/>
            </w:tcMar>
            <w:vAlign w:val="bottom"/>
          </w:tcPr>
          <w:p w14:paraId="613EFA8E" w14:textId="6EDAA49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0,88</w:t>
            </w:r>
          </w:p>
        </w:tc>
        <w:tc>
          <w:tcPr>
            <w:tcW w:w="2050" w:type="dxa"/>
            <w:tcBorders>
              <w:top w:val="nil"/>
              <w:left w:val="nil"/>
              <w:bottom w:val="nil"/>
              <w:right w:val="nil"/>
            </w:tcBorders>
            <w:tcMar>
              <w:top w:w="15" w:type="dxa"/>
              <w:left w:w="15" w:type="dxa"/>
              <w:right w:w="15" w:type="dxa"/>
            </w:tcMar>
            <w:vAlign w:val="bottom"/>
          </w:tcPr>
          <w:p w14:paraId="235C1B97" w14:textId="6109B64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1,86</w:t>
            </w:r>
          </w:p>
        </w:tc>
      </w:tr>
      <w:tr w:rsidR="68B38465" w:rsidRPr="008B1791" w14:paraId="4B009983"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08E6741" w14:textId="0DCDF4F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Juros sobre a dívida pública </w:t>
            </w:r>
          </w:p>
        </w:tc>
        <w:tc>
          <w:tcPr>
            <w:tcW w:w="1417" w:type="dxa"/>
            <w:tcBorders>
              <w:top w:val="nil"/>
              <w:left w:val="nil"/>
              <w:bottom w:val="nil"/>
              <w:right w:val="nil"/>
            </w:tcBorders>
            <w:tcMar>
              <w:top w:w="15" w:type="dxa"/>
              <w:left w:w="15" w:type="dxa"/>
              <w:right w:w="15" w:type="dxa"/>
            </w:tcMar>
            <w:vAlign w:val="bottom"/>
          </w:tcPr>
          <w:p w14:paraId="1D330CDA" w14:textId="5C0E38E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0,71</w:t>
            </w:r>
          </w:p>
        </w:tc>
        <w:tc>
          <w:tcPr>
            <w:tcW w:w="2050" w:type="dxa"/>
            <w:tcBorders>
              <w:top w:val="nil"/>
              <w:left w:val="nil"/>
              <w:bottom w:val="nil"/>
              <w:right w:val="nil"/>
            </w:tcBorders>
            <w:tcMar>
              <w:top w:w="15" w:type="dxa"/>
              <w:left w:w="15" w:type="dxa"/>
              <w:right w:w="15" w:type="dxa"/>
            </w:tcMar>
            <w:vAlign w:val="bottom"/>
          </w:tcPr>
          <w:p w14:paraId="73691589" w14:textId="41E386DC"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1,34</w:t>
            </w:r>
          </w:p>
        </w:tc>
      </w:tr>
      <w:tr w:rsidR="68B38465" w:rsidRPr="008B1791" w14:paraId="45666F0D"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8E1376B" w14:textId="2A6996AC"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neutra </w:t>
            </w:r>
          </w:p>
        </w:tc>
        <w:tc>
          <w:tcPr>
            <w:tcW w:w="1417" w:type="dxa"/>
            <w:tcBorders>
              <w:top w:val="nil"/>
              <w:left w:val="nil"/>
              <w:bottom w:val="nil"/>
              <w:right w:val="nil"/>
            </w:tcBorders>
            <w:tcMar>
              <w:top w:w="15" w:type="dxa"/>
              <w:left w:w="15" w:type="dxa"/>
              <w:right w:w="15" w:type="dxa"/>
            </w:tcMar>
            <w:vAlign w:val="bottom"/>
          </w:tcPr>
          <w:p w14:paraId="242B2E9E" w14:textId="1A31C8D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1,06</w:t>
            </w:r>
          </w:p>
        </w:tc>
        <w:tc>
          <w:tcPr>
            <w:tcW w:w="2050" w:type="dxa"/>
            <w:tcBorders>
              <w:top w:val="nil"/>
              <w:left w:val="nil"/>
              <w:bottom w:val="nil"/>
              <w:right w:val="nil"/>
            </w:tcBorders>
            <w:tcMar>
              <w:top w:w="15" w:type="dxa"/>
              <w:left w:w="15" w:type="dxa"/>
              <w:right w:w="15" w:type="dxa"/>
            </w:tcMar>
            <w:vAlign w:val="bottom"/>
          </w:tcPr>
          <w:p w14:paraId="6F0C5748" w14:textId="15A8699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1,98</w:t>
            </w:r>
          </w:p>
        </w:tc>
      </w:tr>
      <w:tr w:rsidR="68B38465" w:rsidRPr="008B1791" w14:paraId="7E6B65E0" w14:textId="77777777" w:rsidTr="00E4081B">
        <w:trPr>
          <w:trHeight w:val="285"/>
          <w:jc w:val="center"/>
        </w:trPr>
        <w:tc>
          <w:tcPr>
            <w:tcW w:w="4253" w:type="dxa"/>
            <w:gridSpan w:val="2"/>
            <w:tcBorders>
              <w:top w:val="nil"/>
              <w:left w:val="nil"/>
              <w:bottom w:val="single" w:sz="4" w:space="0" w:color="auto"/>
              <w:right w:val="nil"/>
            </w:tcBorders>
            <w:tcMar>
              <w:top w:w="15" w:type="dxa"/>
              <w:left w:w="15" w:type="dxa"/>
              <w:right w:w="15" w:type="dxa"/>
            </w:tcMar>
            <w:vAlign w:val="bottom"/>
          </w:tcPr>
          <w:p w14:paraId="6F05948F" w14:textId="6703F5FA"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igualitária </w:t>
            </w:r>
          </w:p>
        </w:tc>
        <w:tc>
          <w:tcPr>
            <w:tcW w:w="1417" w:type="dxa"/>
            <w:tcBorders>
              <w:top w:val="nil"/>
              <w:left w:val="nil"/>
              <w:bottom w:val="single" w:sz="4" w:space="0" w:color="auto"/>
              <w:right w:val="nil"/>
            </w:tcBorders>
            <w:tcMar>
              <w:top w:w="15" w:type="dxa"/>
              <w:left w:w="15" w:type="dxa"/>
              <w:right w:w="15" w:type="dxa"/>
            </w:tcMar>
            <w:vAlign w:val="bottom"/>
          </w:tcPr>
          <w:p w14:paraId="245CB526" w14:textId="5DE0CB83"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1,26</w:t>
            </w:r>
          </w:p>
        </w:tc>
        <w:tc>
          <w:tcPr>
            <w:tcW w:w="2050" w:type="dxa"/>
            <w:tcBorders>
              <w:top w:val="nil"/>
              <w:left w:val="nil"/>
              <w:bottom w:val="single" w:sz="4" w:space="0" w:color="auto"/>
              <w:right w:val="nil"/>
            </w:tcBorders>
            <w:tcMar>
              <w:top w:w="15" w:type="dxa"/>
              <w:left w:w="15" w:type="dxa"/>
              <w:right w:w="15" w:type="dxa"/>
            </w:tcMar>
            <w:vAlign w:val="bottom"/>
          </w:tcPr>
          <w:p w14:paraId="0E3FCC26" w14:textId="74B5C1DD"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2,12</w:t>
            </w:r>
          </w:p>
        </w:tc>
      </w:tr>
    </w:tbl>
    <w:p w14:paraId="58D46EA3" w14:textId="631981D3" w:rsidR="42CC606A" w:rsidRPr="008B1791" w:rsidRDefault="36FF04B4" w:rsidP="00966FE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Fonte: IPEA, 2010.</w:t>
      </w:r>
    </w:p>
    <w:p w14:paraId="464F409C" w14:textId="77777777" w:rsidR="00966FE0" w:rsidRPr="008B1791" w:rsidRDefault="00966FE0" w:rsidP="00E731B2">
      <w:pPr>
        <w:spacing w:after="120" w:line="290" w:lineRule="exact"/>
        <w:ind w:firstLine="709"/>
        <w:jc w:val="both"/>
        <w:rPr>
          <w:rFonts w:ascii="Calibri" w:eastAsia="Calibri" w:hAnsi="Calibri" w:cs="Calibri"/>
          <w:sz w:val="24"/>
          <w:szCs w:val="24"/>
        </w:rPr>
      </w:pPr>
    </w:p>
    <w:p w14:paraId="638638B7" w14:textId="6B52107B"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Considerando seus efeitos multiplicadores, programas como o Bolsa Família podem ainda ser utilizados como políticas contracíclicas, ou seja, em momentos de recessão, com aumento dos níveis de desemprego e queda na atividade econômica, mais famílias tenderiam a precisar de tais benefícios monetários e</w:t>
      </w:r>
      <w:r w:rsidR="00EE1AF4" w:rsidRPr="008B1791">
        <w:rPr>
          <w:rFonts w:ascii="Calibri" w:eastAsia="Calibri" w:hAnsi="Calibri" w:cs="Calibri"/>
          <w:sz w:val="24"/>
          <w:szCs w:val="24"/>
        </w:rPr>
        <w:t>,</w:t>
      </w:r>
      <w:r w:rsidRPr="008B1791">
        <w:rPr>
          <w:rFonts w:ascii="Calibri" w:eastAsia="Calibri" w:hAnsi="Calibri" w:cs="Calibri"/>
          <w:sz w:val="24"/>
          <w:szCs w:val="24"/>
        </w:rPr>
        <w:t xml:space="preserve"> ao ampliar os montantes totais transferidos, mais recursos seriam injetados na economia. Com os efeitos multiplicadores decorrentes, assistir-se-ia a uma ampliação ou manutenção dos níveis da demanda de consumo, refreando o desaquecimento econômico.</w:t>
      </w:r>
    </w:p>
    <w:p w14:paraId="60EB87C2" w14:textId="0CD62235" w:rsidR="68552C8E" w:rsidRPr="008B1791" w:rsidRDefault="36FF04B4" w:rsidP="36FF04B4">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A análise dos resultados indiretos pode revelar tanto efeitos mais delimitados na própria área de intervenção quanto efeitos mais ampliados, abrangendo outras áreas.  Os resultados da vacinação vão muito além do efeito direto em termos de proteção da população vacinada ao prevenir ou reduzir a gravidade da doença ou reduzir a necessidade de medicamentos ou hospitalizações, pois podem beneficiar a coletividade (resultados indiretos) ao induzir a imunidade de rebanho e proteger mesmo pessoas que não poderiam ser vacinadas.</w:t>
      </w:r>
    </w:p>
    <w:p w14:paraId="0AEFECCD" w14:textId="309B802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No caso das ações implementadas no âmbito da Vigilância Sanitária, observa-se que seus resultados diretos recaem sobre toda a coletividade circunscrita nos territórios de sua atuação, uma vez que monitora e intervém em aspectos que afetam diretamente a saúde, como a qualidade da água, do ar e dos alimentos, além de garantir a segurança dos produtos e serviços, através da fiscalização para assegurar que estes atendam aos padrões de segurança e eficácia estabelecidos. A partir da sua atuação também são geradas externalidades positivas, efeitos que transbordam os benefícios diretos, gerando resultados indiretos como a redução das desigualdades em saúde, garantindo que grupos vulneráveis, que podem não ter condições de acessar produtos de alta qualidade, sejam protegidos de produtos potencialmente perigosos ou ineficazes.</w:t>
      </w:r>
    </w:p>
    <w:p w14:paraId="4158B7AD" w14:textId="6C0AC338"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Outras intervenções podem gerar resultados indiretos que alcançam outras áreas, como no caso previdência rural (o segurado especial). Há evidências quanto aos impactos socioeconômicos da Previdência Rural em termos da “revitalização da economia familiar rural” (Delgado e Cardoso Jr. 2000). </w:t>
      </w:r>
    </w:p>
    <w:p w14:paraId="3C64C167" w14:textId="4ADD7EA3" w:rsidR="68552C8E" w:rsidRPr="008B1791" w:rsidRDefault="72CA1175" w:rsidP="00E731B2">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Em termo de resultados indiretos, é importante destacar os achados de pesquisas sobre a previdência rural:</w:t>
      </w:r>
    </w:p>
    <w:p w14:paraId="32F881A8" w14:textId="77777777" w:rsidR="00EB709C" w:rsidRPr="008B1791" w:rsidRDefault="00EB709C" w:rsidP="00E731B2">
      <w:pPr>
        <w:spacing w:after="120" w:line="290" w:lineRule="exact"/>
        <w:ind w:firstLine="709"/>
        <w:jc w:val="both"/>
        <w:rPr>
          <w:rFonts w:ascii="Calibri" w:hAnsi="Calibri" w:cs="Calibri"/>
          <w:sz w:val="24"/>
          <w:szCs w:val="24"/>
        </w:rPr>
      </w:pPr>
    </w:p>
    <w:p w14:paraId="08A867D1" w14:textId="494CFE61" w:rsidR="68552C8E" w:rsidRPr="008B1791" w:rsidRDefault="712B8976" w:rsidP="00A166D0">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lastRenderedPageBreak/>
        <w:t>Dois estudos independentes realizados simultaneamente em 1998 (Schwarzer, 2000</w:t>
      </w:r>
      <w:r w:rsidR="00A166D0" w:rsidRPr="008B1791">
        <w:rPr>
          <w:rFonts w:ascii="Calibri" w:eastAsia="Calibri" w:hAnsi="Calibri" w:cs="Calibri"/>
          <w:sz w:val="24"/>
          <w:szCs w:val="24"/>
        </w:rPr>
        <w:t>ª</w:t>
      </w:r>
      <w:r w:rsidRPr="008B1791">
        <w:rPr>
          <w:rFonts w:ascii="Calibri" w:eastAsia="Calibri" w:hAnsi="Calibri" w:cs="Calibri"/>
          <w:sz w:val="24"/>
          <w:szCs w:val="24"/>
        </w:rPr>
        <w:t>, no estado do Pará; Delgado e Cardoso Jr., 2000, no Nordeste e no Sul brasileiro), calculam que em 80 a 90% dos domicílios rurais beneficiados, a Previdência Social é responsável por, pelo menos, 50% da renda monetária do domicílio, não importando se ele se encontra no Nordeste “pobre”, na região Amazônica (Pará), ou no Sul “rico”. Esse efeito impulsionador da renda monetária tem inúmeras conseq</w:t>
      </w:r>
      <w:r w:rsidR="00DC4FE7" w:rsidRPr="008B1791">
        <w:rPr>
          <w:rFonts w:ascii="Calibri" w:eastAsia="Calibri" w:hAnsi="Calibri" w:cs="Calibri"/>
          <w:sz w:val="24"/>
          <w:szCs w:val="24"/>
        </w:rPr>
        <w:t>u</w:t>
      </w:r>
      <w:r w:rsidRPr="008B1791">
        <w:rPr>
          <w:rFonts w:ascii="Calibri" w:eastAsia="Calibri" w:hAnsi="Calibri" w:cs="Calibri"/>
          <w:sz w:val="24"/>
          <w:szCs w:val="24"/>
        </w:rPr>
        <w:t xml:space="preserve">ências: Redução da pobreza (...), melhora, o acesso a serviços sociais cuja disponibilidade nas áreas rurais normalmente é limitada (...); Melhorias no domicílio (...); Desenvolvimento da agricultura – (...) A renda regular, independentemente das condições meteorológicas, ao contrário da renda resultante da produção agrícola, permitiu a aquisição de instrumentos de trabalho, sementes e a capitalização das unidades de produção familiar (...) Redução da migração rural/urbano (...); Mudanças nos papéis sociais. O recebimento de benefício da Previdência Social redefiniu o papel social dos idosos nas famílias e comunidades rurais brasileiras. A mudança nos papéis é particularmente evidente no caso das mulheres (...). Também é importante enfatizar que, em vez da erosão dos laços familiares, a solidariedade nas famílias normalmente é fortalecida com o sistema de aposentadorias e pensões não contributivas. (...) Redistribuição regional de renda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Para </w:t>
      </w:r>
      <w:proofErr w:type="gramStart"/>
      <w:r w:rsidRPr="008B1791">
        <w:rPr>
          <w:rFonts w:ascii="Calibri" w:eastAsia="Calibri" w:hAnsi="Calibri" w:cs="Calibri"/>
          <w:sz w:val="24"/>
          <w:szCs w:val="24"/>
        </w:rPr>
        <w:t>um grande número de municípios</w:t>
      </w:r>
      <w:proofErr w:type="gramEnd"/>
      <w:r w:rsidRPr="008B1791">
        <w:rPr>
          <w:rFonts w:ascii="Calibri" w:eastAsia="Calibri" w:hAnsi="Calibri" w:cs="Calibri"/>
          <w:sz w:val="24"/>
          <w:szCs w:val="24"/>
        </w:rPr>
        <w:t xml:space="preserve"> e até mesmo de estados brasileiros, a Previdência Rural possui uma clara função de redistribuição regional de renda. (...) Suporte para a economia local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A renda proporcionada pelas aposentadorias e pensões é uma fonte de dinamismo para a economia local (Schwarzer e Querino, 2002: 17-19).</w:t>
      </w:r>
    </w:p>
    <w:p w14:paraId="0C1B6AF8" w14:textId="77777777" w:rsidR="00A166D0" w:rsidRPr="008B1791" w:rsidRDefault="00A166D0" w:rsidP="003011D1">
      <w:pPr>
        <w:spacing w:after="120" w:line="290" w:lineRule="exact"/>
        <w:ind w:firstLine="709"/>
        <w:jc w:val="both"/>
        <w:rPr>
          <w:rFonts w:ascii="Calibri" w:eastAsia="Calibri" w:hAnsi="Calibri" w:cs="Calibri"/>
          <w:sz w:val="24"/>
          <w:szCs w:val="24"/>
        </w:rPr>
      </w:pPr>
    </w:p>
    <w:p w14:paraId="708DE112" w14:textId="36E07D2E" w:rsidR="68552C8E" w:rsidRPr="008B1791" w:rsidRDefault="72CA1175"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Mais recentemente, também têm sido destacado</w:t>
      </w:r>
      <w:r w:rsidR="002A569A" w:rsidRPr="008B1791">
        <w:rPr>
          <w:rFonts w:ascii="Calibri" w:eastAsia="Calibri" w:hAnsi="Calibri" w:cs="Calibri"/>
          <w:sz w:val="24"/>
          <w:szCs w:val="24"/>
        </w:rPr>
        <w:t>s</w:t>
      </w:r>
      <w:r w:rsidRPr="008B1791">
        <w:rPr>
          <w:rFonts w:ascii="Calibri" w:eastAsia="Calibri" w:hAnsi="Calibri" w:cs="Calibri"/>
          <w:sz w:val="24"/>
          <w:szCs w:val="24"/>
        </w:rPr>
        <w:t xml:space="preserve"> potenciais efeitos da previdência rural em termos de sustentabilidade ambiental e segurança alimentar do País. O modelo produtivo de agricultura familiar, baseado em pequenas propriedades, com maior diversidade de culturas e práticas agroecológicas, vem sendo destacado por outros aspectos: seu potencial contributo para a segurança alimentar e nutricional da sociedade, abastecimento e soberania alimentar, e sustentabilidade ambiental (IPEA, </w:t>
      </w:r>
      <w:r w:rsidR="0015628B" w:rsidRPr="008B1791">
        <w:rPr>
          <w:rFonts w:ascii="Calibri" w:eastAsia="Calibri" w:hAnsi="Calibri" w:cs="Calibri"/>
          <w:sz w:val="24"/>
          <w:szCs w:val="24"/>
        </w:rPr>
        <w:t>20</w:t>
      </w:r>
      <w:r w:rsidR="00D57242" w:rsidRPr="008B1791">
        <w:rPr>
          <w:rFonts w:ascii="Calibri" w:eastAsia="Calibri" w:hAnsi="Calibri" w:cs="Calibri"/>
          <w:sz w:val="24"/>
          <w:szCs w:val="24"/>
        </w:rPr>
        <w:t>2</w:t>
      </w:r>
      <w:r w:rsidR="00522F7B" w:rsidRPr="008B1791">
        <w:rPr>
          <w:rFonts w:ascii="Calibri" w:eastAsia="Calibri" w:hAnsi="Calibri" w:cs="Calibri"/>
          <w:sz w:val="24"/>
          <w:szCs w:val="24"/>
        </w:rPr>
        <w:t>4</w:t>
      </w:r>
      <w:r w:rsidRPr="008B1791">
        <w:rPr>
          <w:rFonts w:ascii="Calibri" w:eastAsia="Calibri" w:hAnsi="Calibri" w:cs="Calibri"/>
          <w:sz w:val="24"/>
          <w:szCs w:val="24"/>
        </w:rPr>
        <w:t xml:space="preserve">). Portanto, a previdência rural possui resultados protetivos diretos, em relação aos beneficiários individuais, </w:t>
      </w:r>
      <w:r w:rsidR="00E1326A" w:rsidRPr="008B1791">
        <w:rPr>
          <w:rFonts w:ascii="Calibri" w:eastAsia="Calibri" w:hAnsi="Calibri" w:cs="Calibri"/>
          <w:sz w:val="24"/>
          <w:szCs w:val="24"/>
        </w:rPr>
        <w:t>e</w:t>
      </w:r>
      <w:r w:rsidRPr="008B1791">
        <w:rPr>
          <w:rFonts w:ascii="Calibri" w:eastAsia="Calibri" w:hAnsi="Calibri" w:cs="Calibri"/>
          <w:sz w:val="24"/>
          <w:szCs w:val="24"/>
        </w:rPr>
        <w:t xml:space="preserve"> pode apresentar resultados indiretos em diversos campos</w:t>
      </w:r>
      <w:r w:rsidR="008929A8" w:rsidRPr="008B1791">
        <w:rPr>
          <w:rFonts w:ascii="Calibri" w:eastAsia="Calibri" w:hAnsi="Calibri" w:cs="Calibri"/>
          <w:sz w:val="24"/>
          <w:szCs w:val="24"/>
        </w:rPr>
        <w:t>, inclusive os</w:t>
      </w:r>
      <w:r w:rsidRPr="008B1791">
        <w:rPr>
          <w:rFonts w:ascii="Calibri" w:eastAsia="Calibri" w:hAnsi="Calibri" w:cs="Calibri"/>
          <w:sz w:val="24"/>
          <w:szCs w:val="24"/>
        </w:rPr>
        <w:t xml:space="preserve"> que beneficiam toda a sociedade.</w:t>
      </w:r>
    </w:p>
    <w:p w14:paraId="0AA3CE9C" w14:textId="7C7CC8A8" w:rsidR="68552C8E" w:rsidRPr="008B1791" w:rsidRDefault="36FF04B4" w:rsidP="368EAF96">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Os efeitos dos benefícios da Seguridade Social na redução da pobreza e da desigualdade podem ser percebidos por alguns indicadores disponíveis no Portal Beneficiômetro da Seguridade Social. Alguns deles simulam a magnitude da pobreza quando retirados os benefícios previdenciários (aposentadorias e pensões) e assistenciais (principalmente o BPC). Em 2022, caso não houvesse o pagamento daqueles benefícios, a pobreza (medida pela linha de ½ salário-mínimo) seria maior em 14,1%. (Gráfico 6). Principalmente a pobreza entre os idosos aumentaria expressivamente: haveria pelo menos 61% dos idosos (com 67 anos ou mais) vivendo na pobreza, em vez da taxa inferior a 10% registrada naquele ano, conforme informações disponíveis no Portal Beneficiômetro da Seguridade Social.</w:t>
      </w:r>
    </w:p>
    <w:p w14:paraId="7BF986E0" w14:textId="7FEA2670" w:rsidR="4B029E1F" w:rsidRPr="008B1791" w:rsidRDefault="4B029E1F"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lastRenderedPageBreak/>
        <w:t>A redução da pobreza é um resultado direto dos benefícios da assistência social e da previdência sobre seus beneficiários diretos. Mas é possível também vislumbrar resultados indiretos relevantes sob uma perspectiva do desenvolvimento social e econômico.</w:t>
      </w:r>
    </w:p>
    <w:p w14:paraId="090F09B6"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7D6BAC9D" w14:textId="25034E9D" w:rsidR="68552C8E" w:rsidRPr="008B1791" w:rsidRDefault="36FF04B4" w:rsidP="002C62CF">
      <w:pPr>
        <w:pStyle w:val="Legenda"/>
        <w:rPr>
          <w:rFonts w:ascii="Calibri" w:hAnsi="Calibri" w:cs="Calibri"/>
        </w:rPr>
      </w:pPr>
      <w:r w:rsidRPr="008B1791">
        <w:rPr>
          <w:rFonts w:ascii="Calibri" w:hAnsi="Calibri" w:cs="Calibri"/>
        </w:rPr>
        <w:t xml:space="preserve">Gráfico </w:t>
      </w:r>
      <w:r w:rsidR="002F5004" w:rsidRPr="008B1791">
        <w:rPr>
          <w:rFonts w:ascii="Calibri" w:hAnsi="Calibri" w:cs="Calibri"/>
        </w:rPr>
        <w:fldChar w:fldCharType="begin"/>
      </w:r>
      <w:r w:rsidR="002F5004" w:rsidRPr="008B1791">
        <w:rPr>
          <w:rFonts w:ascii="Calibri" w:hAnsi="Calibri" w:cs="Calibri"/>
        </w:rPr>
        <w:instrText xml:space="preserve"> SEQ Gráfico \* ARABIC </w:instrText>
      </w:r>
      <w:r w:rsidR="002F5004" w:rsidRPr="008B1791">
        <w:rPr>
          <w:rFonts w:ascii="Calibri" w:hAnsi="Calibri" w:cs="Calibri"/>
        </w:rPr>
        <w:fldChar w:fldCharType="separate"/>
      </w:r>
      <w:r w:rsidR="002F5004" w:rsidRPr="008B1791">
        <w:rPr>
          <w:rFonts w:ascii="Calibri" w:hAnsi="Calibri" w:cs="Calibri"/>
          <w:noProof/>
        </w:rPr>
        <w:t>6</w:t>
      </w:r>
      <w:r w:rsidR="002F5004" w:rsidRPr="008B1791">
        <w:rPr>
          <w:rFonts w:ascii="Calibri" w:hAnsi="Calibri" w:cs="Calibri"/>
          <w:noProof/>
        </w:rPr>
        <w:fldChar w:fldCharType="end"/>
      </w:r>
      <w:r w:rsidRPr="008B1791">
        <w:rPr>
          <w:rFonts w:ascii="Calibri" w:hAnsi="Calibri" w:cs="Calibri"/>
        </w:rPr>
        <w:t>: Efeito simulado da ausência de benefícios sociais sobre a pobreza (2019-2022) - Em %</w:t>
      </w:r>
      <w:r w:rsidR="00A166D0" w:rsidRPr="008B1791">
        <w:rPr>
          <w:rFonts w:ascii="Calibri" w:hAnsi="Calibri" w:cs="Calibri"/>
          <w:noProof/>
        </w:rPr>
        <w:drawing>
          <wp:anchor distT="0" distB="0" distL="114300" distR="114300" simplePos="0" relativeHeight="251663362" behindDoc="0" locked="0" layoutInCell="1" allowOverlap="1" wp14:anchorId="19F185E2" wp14:editId="0F90A249">
            <wp:simplePos x="0" y="0"/>
            <wp:positionH relativeFrom="margin">
              <wp:align>left</wp:align>
            </wp:positionH>
            <wp:positionV relativeFrom="paragraph">
              <wp:posOffset>478096</wp:posOffset>
            </wp:positionV>
            <wp:extent cx="5760085" cy="2503971"/>
            <wp:effectExtent l="0" t="0" r="0" b="0"/>
            <wp:wrapTopAndBottom/>
            <wp:docPr id="1364468073" name="Picture 1364468073"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68073" name="Picture 1364468073" descr="Gráfico, Gráfico de barras&#10;&#10;Descrição gerad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5760085" cy="2503971"/>
                    </a:xfrm>
                    <a:prstGeom prst="rect">
                      <a:avLst/>
                    </a:prstGeom>
                  </pic:spPr>
                </pic:pic>
              </a:graphicData>
            </a:graphic>
          </wp:anchor>
        </w:drawing>
      </w:r>
    </w:p>
    <w:p w14:paraId="7A97FA0F" w14:textId="46955992" w:rsidR="00A166D0" w:rsidRPr="008B1791" w:rsidRDefault="004E6B02" w:rsidP="00A166D0">
      <w:pPr>
        <w:spacing w:after="120" w:line="290" w:lineRule="exact"/>
        <w:ind w:firstLine="709"/>
        <w:jc w:val="both"/>
        <w:rPr>
          <w:rFonts w:ascii="Calibri" w:eastAsia="Calibri" w:hAnsi="Calibri" w:cs="Calibri"/>
          <w:sz w:val="24"/>
          <w:szCs w:val="24"/>
        </w:rPr>
      </w:pPr>
      <w:r w:rsidRPr="008B1791">
        <w:rPr>
          <w:rFonts w:ascii="Calibri" w:hAnsi="Calibri" w:cs="Calibri"/>
          <w:sz w:val="24"/>
          <w:szCs w:val="24"/>
        </w:rPr>
        <w:t>Fonte: Portal Beneficiômetro da Seguridade Social</w:t>
      </w:r>
    </w:p>
    <w:p w14:paraId="7F519625" w14:textId="77777777" w:rsidR="002522DE" w:rsidRPr="008B1791" w:rsidRDefault="002522DE" w:rsidP="00A166D0">
      <w:pPr>
        <w:spacing w:after="120" w:line="290" w:lineRule="exact"/>
        <w:ind w:firstLine="709"/>
        <w:jc w:val="both"/>
        <w:rPr>
          <w:rFonts w:ascii="Calibri" w:eastAsia="Calibri" w:hAnsi="Calibri" w:cs="Calibri"/>
          <w:sz w:val="24"/>
          <w:szCs w:val="24"/>
        </w:rPr>
      </w:pPr>
    </w:p>
    <w:p w14:paraId="5FBD4E82" w14:textId="4EC1E3EB" w:rsidR="68552C8E" w:rsidRPr="008B1791" w:rsidRDefault="36FF04B4"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Com relação à desigualdade econômica, as transferências operadas pelas políticas da Seguridade Social contribuem de forma diferenciada. Enquanto as aposentadorias e pensões do RGPS, o Bolsa Família e programas sociais federais constituem transferências progressivas, as aposentadorias e pensões dos </w:t>
      </w:r>
      <w:proofErr w:type="spellStart"/>
      <w:r w:rsidRPr="008B1791">
        <w:rPr>
          <w:rFonts w:ascii="Calibri" w:eastAsia="Calibri" w:hAnsi="Calibri" w:cs="Calibri"/>
          <w:sz w:val="24"/>
          <w:szCs w:val="24"/>
        </w:rPr>
        <w:t>RPPSs</w:t>
      </w:r>
      <w:proofErr w:type="spellEnd"/>
      <w:r w:rsidRPr="008B1791">
        <w:rPr>
          <w:rFonts w:ascii="Calibri" w:eastAsia="Calibri" w:hAnsi="Calibri" w:cs="Calibri"/>
          <w:sz w:val="24"/>
          <w:szCs w:val="24"/>
        </w:rPr>
        <w:t xml:space="preserve"> reforçam a desigualdade juntamente com outros componentes da renda, tal como os rendimentos de aluguéis e os provenientes de variação patrimonial. Esses efeitos variados das diversas fontes de rendimento sobre o índice de Gini foram estimados por Silveira et al (2020) e estão apresentados na tabela 2.</w:t>
      </w:r>
    </w:p>
    <w:p w14:paraId="33945301" w14:textId="77777777" w:rsidR="00A166D0" w:rsidRPr="008B1791" w:rsidRDefault="00A166D0" w:rsidP="00A166D0">
      <w:pPr>
        <w:spacing w:after="120" w:line="290" w:lineRule="exact"/>
        <w:ind w:firstLine="709"/>
        <w:jc w:val="both"/>
        <w:rPr>
          <w:rFonts w:ascii="Calibri" w:eastAsia="Calibri" w:hAnsi="Calibri" w:cs="Calibri"/>
          <w:sz w:val="24"/>
          <w:szCs w:val="24"/>
        </w:rPr>
      </w:pPr>
    </w:p>
    <w:p w14:paraId="1314C3C8" w14:textId="087D5DA8" w:rsidR="2C0A49A8" w:rsidRPr="008B1791" w:rsidRDefault="00A166D0" w:rsidP="009C61F1">
      <w:pPr>
        <w:pStyle w:val="Legenda"/>
        <w:rPr>
          <w:rFonts w:ascii="Calibri" w:hAnsi="Calibri" w:cs="Calibri"/>
        </w:rPr>
      </w:pPr>
      <w:r w:rsidRPr="008B1791">
        <w:rPr>
          <w:rFonts w:ascii="Calibri" w:hAnsi="Calibri" w:cs="Calibri"/>
        </w:rPr>
        <w:t xml:space="preserve">Tabela </w:t>
      </w:r>
      <w:r w:rsidRPr="008B1791">
        <w:rPr>
          <w:rFonts w:ascii="Calibri" w:hAnsi="Calibri" w:cs="Calibri"/>
        </w:rPr>
        <w:fldChar w:fldCharType="begin"/>
      </w:r>
      <w:r w:rsidRPr="008B1791">
        <w:rPr>
          <w:rFonts w:ascii="Calibri" w:hAnsi="Calibri" w:cs="Calibri"/>
        </w:rPr>
        <w:instrText>SEQ Tabela \* ARABIC</w:instrText>
      </w:r>
      <w:r w:rsidRPr="008B1791">
        <w:rPr>
          <w:rFonts w:ascii="Calibri" w:hAnsi="Calibri" w:cs="Calibri"/>
        </w:rPr>
        <w:fldChar w:fldCharType="separate"/>
      </w:r>
      <w:r w:rsidRPr="008B1791">
        <w:rPr>
          <w:rFonts w:ascii="Calibri" w:hAnsi="Calibri" w:cs="Calibri"/>
          <w:noProof/>
        </w:rPr>
        <w:t>2</w:t>
      </w:r>
      <w:r w:rsidRPr="008B1791">
        <w:rPr>
          <w:rFonts w:ascii="Calibri" w:hAnsi="Calibri" w:cs="Calibri"/>
        </w:rPr>
        <w:fldChar w:fldCharType="end"/>
      </w:r>
      <w:r w:rsidRPr="008B1791">
        <w:rPr>
          <w:rFonts w:ascii="Calibri" w:hAnsi="Calibri" w:cs="Calibri"/>
        </w:rPr>
        <w:t>:</w:t>
      </w:r>
      <w:r w:rsidR="2C0A49A8" w:rsidRPr="008B1791">
        <w:rPr>
          <w:rFonts w:ascii="Calibri" w:hAnsi="Calibri" w:cs="Calibri"/>
        </w:rPr>
        <w:t xml:space="preserve"> Decomposição do índice de Gini da renda total familiar per capita por fontes de renda – Brasil (2017-2018)</w:t>
      </w:r>
    </w:p>
    <w:tbl>
      <w:tblPr>
        <w:tblW w:w="0" w:type="auto"/>
        <w:tblLayout w:type="fixed"/>
        <w:tblLook w:val="06A0" w:firstRow="1" w:lastRow="0" w:firstColumn="1" w:lastColumn="0" w:noHBand="1" w:noVBand="1"/>
      </w:tblPr>
      <w:tblGrid>
        <w:gridCol w:w="3459"/>
        <w:gridCol w:w="2266"/>
        <w:gridCol w:w="1014"/>
        <w:gridCol w:w="969"/>
        <w:gridCol w:w="1352"/>
      </w:tblGrid>
      <w:tr w:rsidR="2C0A49A8" w:rsidRPr="008B1791" w14:paraId="539674A1" w14:textId="77777777" w:rsidTr="2C0A49A8">
        <w:trPr>
          <w:trHeight w:val="585"/>
        </w:trPr>
        <w:tc>
          <w:tcPr>
            <w:tcW w:w="3459" w:type="dxa"/>
            <w:tcBorders>
              <w:top w:val="single" w:sz="4" w:space="0" w:color="auto"/>
              <w:left w:val="nil"/>
              <w:bottom w:val="single" w:sz="4" w:space="0" w:color="auto"/>
              <w:right w:val="nil"/>
            </w:tcBorders>
            <w:tcMar>
              <w:top w:w="15" w:type="dxa"/>
              <w:left w:w="15" w:type="dxa"/>
              <w:right w:w="15" w:type="dxa"/>
            </w:tcMar>
            <w:vAlign w:val="center"/>
          </w:tcPr>
          <w:p w14:paraId="298C5821" w14:textId="2D2AD396"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Tipo de Rendimento</w:t>
            </w:r>
          </w:p>
        </w:tc>
        <w:tc>
          <w:tcPr>
            <w:tcW w:w="2266" w:type="dxa"/>
            <w:tcBorders>
              <w:top w:val="single" w:sz="4" w:space="0" w:color="auto"/>
              <w:left w:val="nil"/>
              <w:bottom w:val="single" w:sz="4" w:space="0" w:color="auto"/>
              <w:right w:val="nil"/>
            </w:tcBorders>
            <w:tcMar>
              <w:top w:w="15" w:type="dxa"/>
              <w:left w:w="15" w:type="dxa"/>
              <w:right w:w="15" w:type="dxa"/>
            </w:tcMar>
            <w:vAlign w:val="center"/>
          </w:tcPr>
          <w:p w14:paraId="07369934" w14:textId="23B32F3E"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Coeficiente de Concentração</w:t>
            </w:r>
          </w:p>
        </w:tc>
        <w:tc>
          <w:tcPr>
            <w:tcW w:w="1014" w:type="dxa"/>
            <w:tcBorders>
              <w:top w:val="single" w:sz="4" w:space="0" w:color="auto"/>
              <w:left w:val="nil"/>
              <w:bottom w:val="single" w:sz="4" w:space="0" w:color="auto"/>
              <w:right w:val="nil"/>
            </w:tcBorders>
            <w:tcMar>
              <w:top w:w="15" w:type="dxa"/>
              <w:left w:w="15" w:type="dxa"/>
              <w:right w:w="15" w:type="dxa"/>
            </w:tcMar>
            <w:vAlign w:val="center"/>
          </w:tcPr>
          <w:p w14:paraId="5C4F7C99" w14:textId="11055600"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Renda (%)</w:t>
            </w:r>
          </w:p>
        </w:tc>
        <w:tc>
          <w:tcPr>
            <w:tcW w:w="969" w:type="dxa"/>
            <w:tcBorders>
              <w:top w:val="single" w:sz="4" w:space="0" w:color="auto"/>
              <w:left w:val="nil"/>
              <w:bottom w:val="single" w:sz="4" w:space="0" w:color="auto"/>
              <w:right w:val="nil"/>
            </w:tcBorders>
            <w:tcMar>
              <w:top w:w="15" w:type="dxa"/>
              <w:left w:w="15" w:type="dxa"/>
              <w:right w:w="15" w:type="dxa"/>
            </w:tcMar>
            <w:vAlign w:val="center"/>
          </w:tcPr>
          <w:p w14:paraId="75CD9457" w14:textId="52682CE1"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índice de Gini</w:t>
            </w:r>
          </w:p>
        </w:tc>
        <w:tc>
          <w:tcPr>
            <w:tcW w:w="1352" w:type="dxa"/>
            <w:tcBorders>
              <w:top w:val="single" w:sz="4" w:space="0" w:color="auto"/>
              <w:left w:val="nil"/>
              <w:bottom w:val="single" w:sz="4" w:space="0" w:color="auto"/>
              <w:right w:val="nil"/>
            </w:tcBorders>
            <w:tcMar>
              <w:top w:w="15" w:type="dxa"/>
              <w:left w:w="15" w:type="dxa"/>
              <w:right w:w="15" w:type="dxa"/>
            </w:tcMar>
            <w:vAlign w:val="center"/>
          </w:tcPr>
          <w:p w14:paraId="51EEDC0B" w14:textId="66A3C41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Contribuição marginal</w:t>
            </w:r>
          </w:p>
        </w:tc>
      </w:tr>
      <w:tr w:rsidR="2C0A49A8" w:rsidRPr="008B1791" w14:paraId="1E306666" w14:textId="77777777" w:rsidTr="2C0A49A8">
        <w:trPr>
          <w:trHeight w:val="285"/>
        </w:trPr>
        <w:tc>
          <w:tcPr>
            <w:tcW w:w="3459" w:type="dxa"/>
            <w:tcBorders>
              <w:top w:val="single" w:sz="4" w:space="0" w:color="auto"/>
              <w:left w:val="nil"/>
              <w:bottom w:val="nil"/>
              <w:right w:val="nil"/>
            </w:tcBorders>
            <w:tcMar>
              <w:top w:w="15" w:type="dxa"/>
              <w:left w:w="15" w:type="dxa"/>
              <w:right w:w="15" w:type="dxa"/>
            </w:tcMar>
            <w:vAlign w:val="bottom"/>
          </w:tcPr>
          <w:p w14:paraId="07795A35" w14:textId="6791A7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w:t>
            </w:r>
          </w:p>
        </w:tc>
        <w:tc>
          <w:tcPr>
            <w:tcW w:w="2266" w:type="dxa"/>
            <w:tcBorders>
              <w:top w:val="single" w:sz="4" w:space="0" w:color="auto"/>
              <w:left w:val="nil"/>
              <w:bottom w:val="nil"/>
              <w:right w:val="nil"/>
            </w:tcBorders>
            <w:tcMar>
              <w:top w:w="15" w:type="dxa"/>
              <w:left w:w="15" w:type="dxa"/>
              <w:right w:w="15" w:type="dxa"/>
            </w:tcMar>
            <w:vAlign w:val="bottom"/>
          </w:tcPr>
          <w:p w14:paraId="313EBF49" w14:textId="1ED5A2F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0,532</w:t>
            </w:r>
          </w:p>
        </w:tc>
        <w:tc>
          <w:tcPr>
            <w:tcW w:w="1014" w:type="dxa"/>
            <w:tcBorders>
              <w:top w:val="single" w:sz="4" w:space="0" w:color="auto"/>
              <w:left w:val="nil"/>
              <w:bottom w:val="nil"/>
              <w:right w:val="nil"/>
            </w:tcBorders>
            <w:tcMar>
              <w:top w:w="15" w:type="dxa"/>
              <w:left w:w="15" w:type="dxa"/>
              <w:right w:w="15" w:type="dxa"/>
            </w:tcMar>
            <w:vAlign w:val="bottom"/>
          </w:tcPr>
          <w:p w14:paraId="10371C85" w14:textId="493CA8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39,7</w:t>
            </w:r>
          </w:p>
        </w:tc>
        <w:tc>
          <w:tcPr>
            <w:tcW w:w="969" w:type="dxa"/>
            <w:tcBorders>
              <w:top w:val="single" w:sz="4" w:space="0" w:color="auto"/>
              <w:left w:val="nil"/>
              <w:bottom w:val="nil"/>
              <w:right w:val="nil"/>
            </w:tcBorders>
            <w:tcMar>
              <w:top w:w="15" w:type="dxa"/>
              <w:left w:w="15" w:type="dxa"/>
              <w:right w:w="15" w:type="dxa"/>
            </w:tcMar>
            <w:vAlign w:val="bottom"/>
          </w:tcPr>
          <w:p w14:paraId="75BB25C0" w14:textId="7A38FD6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39,5</w:t>
            </w:r>
          </w:p>
        </w:tc>
        <w:tc>
          <w:tcPr>
            <w:tcW w:w="1352" w:type="dxa"/>
            <w:tcBorders>
              <w:top w:val="single" w:sz="4" w:space="0" w:color="auto"/>
              <w:left w:val="nil"/>
              <w:bottom w:val="nil"/>
              <w:right w:val="nil"/>
            </w:tcBorders>
            <w:tcMar>
              <w:top w:w="15" w:type="dxa"/>
              <w:left w:w="15" w:type="dxa"/>
              <w:right w:w="15" w:type="dxa"/>
            </w:tcMar>
            <w:vAlign w:val="bottom"/>
          </w:tcPr>
          <w:p w14:paraId="2DCEBE78" w14:textId="60F1E4C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42A8C21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E3C8D10" w14:textId="271ED1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Empregador</w:t>
            </w:r>
          </w:p>
        </w:tc>
        <w:tc>
          <w:tcPr>
            <w:tcW w:w="2266" w:type="dxa"/>
            <w:tcBorders>
              <w:top w:val="nil"/>
              <w:left w:val="nil"/>
              <w:bottom w:val="nil"/>
              <w:right w:val="nil"/>
            </w:tcBorders>
            <w:tcMar>
              <w:top w:w="15" w:type="dxa"/>
              <w:left w:w="15" w:type="dxa"/>
              <w:right w:w="15" w:type="dxa"/>
            </w:tcMar>
            <w:vAlign w:val="bottom"/>
          </w:tcPr>
          <w:p w14:paraId="68BF1DFB" w14:textId="087B33C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0,848</w:t>
            </w:r>
          </w:p>
        </w:tc>
        <w:tc>
          <w:tcPr>
            <w:tcW w:w="1014" w:type="dxa"/>
            <w:tcBorders>
              <w:top w:val="nil"/>
              <w:left w:val="nil"/>
              <w:bottom w:val="nil"/>
              <w:right w:val="nil"/>
            </w:tcBorders>
            <w:tcMar>
              <w:top w:w="15" w:type="dxa"/>
              <w:left w:w="15" w:type="dxa"/>
              <w:right w:w="15" w:type="dxa"/>
            </w:tcMar>
            <w:vAlign w:val="bottom"/>
          </w:tcPr>
          <w:p w14:paraId="50BD5451" w14:textId="5C9B997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6,7</w:t>
            </w:r>
          </w:p>
        </w:tc>
        <w:tc>
          <w:tcPr>
            <w:tcW w:w="969" w:type="dxa"/>
            <w:tcBorders>
              <w:top w:val="nil"/>
              <w:left w:val="nil"/>
              <w:bottom w:val="nil"/>
              <w:right w:val="nil"/>
            </w:tcBorders>
            <w:tcMar>
              <w:top w:w="15" w:type="dxa"/>
              <w:left w:w="15" w:type="dxa"/>
              <w:right w:w="15" w:type="dxa"/>
            </w:tcMar>
            <w:vAlign w:val="bottom"/>
          </w:tcPr>
          <w:p w14:paraId="37F07E90" w14:textId="34964C7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1352" w:type="dxa"/>
            <w:tcBorders>
              <w:top w:val="nil"/>
              <w:left w:val="nil"/>
              <w:bottom w:val="nil"/>
              <w:right w:val="nil"/>
            </w:tcBorders>
            <w:tcMar>
              <w:top w:w="15" w:type="dxa"/>
              <w:left w:w="15" w:type="dxa"/>
              <w:right w:w="15" w:type="dxa"/>
            </w:tcMar>
            <w:vAlign w:val="bottom"/>
          </w:tcPr>
          <w:p w14:paraId="368BC15C" w14:textId="409ABAC0"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0,021</w:t>
            </w:r>
          </w:p>
        </w:tc>
      </w:tr>
      <w:tr w:rsidR="2C0A49A8" w:rsidRPr="008B1791" w14:paraId="3C2ED9C1"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583ADF6" w14:textId="545A54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Conta própria</w:t>
            </w:r>
          </w:p>
        </w:tc>
        <w:tc>
          <w:tcPr>
            <w:tcW w:w="2266" w:type="dxa"/>
            <w:tcBorders>
              <w:top w:val="nil"/>
              <w:left w:val="nil"/>
              <w:bottom w:val="nil"/>
              <w:right w:val="nil"/>
            </w:tcBorders>
            <w:tcMar>
              <w:top w:w="15" w:type="dxa"/>
              <w:left w:w="15" w:type="dxa"/>
              <w:right w:w="15" w:type="dxa"/>
            </w:tcMar>
            <w:vAlign w:val="bottom"/>
          </w:tcPr>
          <w:p w14:paraId="35F3E656" w14:textId="4E5231F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0,445</w:t>
            </w:r>
          </w:p>
        </w:tc>
        <w:tc>
          <w:tcPr>
            <w:tcW w:w="1014" w:type="dxa"/>
            <w:tcBorders>
              <w:top w:val="nil"/>
              <w:left w:val="nil"/>
              <w:bottom w:val="nil"/>
              <w:right w:val="nil"/>
            </w:tcBorders>
            <w:tcMar>
              <w:top w:w="15" w:type="dxa"/>
              <w:left w:w="15" w:type="dxa"/>
              <w:right w:w="15" w:type="dxa"/>
            </w:tcMar>
            <w:vAlign w:val="bottom"/>
          </w:tcPr>
          <w:p w14:paraId="7E8E07F1" w14:textId="6FBD07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700CE751" w14:textId="2B3FAE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598DC3DA" w14:textId="14EA297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-0,010</w:t>
            </w:r>
          </w:p>
        </w:tc>
      </w:tr>
      <w:tr w:rsidR="2C0A49A8" w:rsidRPr="008B1791" w14:paraId="3239DE9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3D665D4" w14:textId="78C52BE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RGPS</w:t>
            </w:r>
          </w:p>
        </w:tc>
        <w:tc>
          <w:tcPr>
            <w:tcW w:w="2266" w:type="dxa"/>
            <w:tcBorders>
              <w:top w:val="nil"/>
              <w:left w:val="nil"/>
              <w:bottom w:val="nil"/>
              <w:right w:val="nil"/>
            </w:tcBorders>
            <w:tcMar>
              <w:top w:w="15" w:type="dxa"/>
              <w:left w:w="15" w:type="dxa"/>
              <w:right w:w="15" w:type="dxa"/>
            </w:tcMar>
            <w:vAlign w:val="bottom"/>
          </w:tcPr>
          <w:p w14:paraId="4CC04C7E" w14:textId="013DF8BF"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0,433</w:t>
            </w:r>
          </w:p>
        </w:tc>
        <w:tc>
          <w:tcPr>
            <w:tcW w:w="1014" w:type="dxa"/>
            <w:tcBorders>
              <w:top w:val="nil"/>
              <w:left w:val="nil"/>
              <w:bottom w:val="nil"/>
              <w:right w:val="nil"/>
            </w:tcBorders>
            <w:tcMar>
              <w:top w:w="15" w:type="dxa"/>
              <w:left w:w="15" w:type="dxa"/>
              <w:right w:w="15" w:type="dxa"/>
            </w:tcMar>
            <w:vAlign w:val="bottom"/>
          </w:tcPr>
          <w:p w14:paraId="7CD782A6" w14:textId="71814F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969" w:type="dxa"/>
            <w:tcBorders>
              <w:top w:val="nil"/>
              <w:left w:val="nil"/>
              <w:bottom w:val="nil"/>
              <w:right w:val="nil"/>
            </w:tcBorders>
            <w:tcMar>
              <w:top w:w="15" w:type="dxa"/>
              <w:left w:w="15" w:type="dxa"/>
              <w:right w:w="15" w:type="dxa"/>
            </w:tcMar>
            <w:vAlign w:val="bottom"/>
          </w:tcPr>
          <w:p w14:paraId="7C6989A9" w14:textId="59EE88E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8,7</w:t>
            </w:r>
          </w:p>
        </w:tc>
        <w:tc>
          <w:tcPr>
            <w:tcW w:w="1352" w:type="dxa"/>
            <w:tcBorders>
              <w:top w:val="nil"/>
              <w:left w:val="nil"/>
              <w:bottom w:val="nil"/>
              <w:right w:val="nil"/>
            </w:tcBorders>
            <w:tcMar>
              <w:top w:w="15" w:type="dxa"/>
              <w:left w:w="15" w:type="dxa"/>
              <w:right w:w="15" w:type="dxa"/>
            </w:tcMar>
            <w:vAlign w:val="bottom"/>
          </w:tcPr>
          <w:p w14:paraId="5FFB5D14" w14:textId="6673A40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-0,011</w:t>
            </w:r>
          </w:p>
        </w:tc>
      </w:tr>
      <w:tr w:rsidR="2C0A49A8" w:rsidRPr="008B1791" w14:paraId="5DD125A7"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063CF99" w14:textId="75BEFB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RPPS</w:t>
            </w:r>
          </w:p>
        </w:tc>
        <w:tc>
          <w:tcPr>
            <w:tcW w:w="2266" w:type="dxa"/>
            <w:tcBorders>
              <w:top w:val="nil"/>
              <w:left w:val="nil"/>
              <w:bottom w:val="nil"/>
              <w:right w:val="nil"/>
            </w:tcBorders>
            <w:tcMar>
              <w:top w:w="15" w:type="dxa"/>
              <w:left w:w="15" w:type="dxa"/>
              <w:right w:w="15" w:type="dxa"/>
            </w:tcMar>
            <w:vAlign w:val="bottom"/>
          </w:tcPr>
          <w:p w14:paraId="32A333DE" w14:textId="197E5E9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0,821</w:t>
            </w:r>
          </w:p>
        </w:tc>
        <w:tc>
          <w:tcPr>
            <w:tcW w:w="1014" w:type="dxa"/>
            <w:tcBorders>
              <w:top w:val="nil"/>
              <w:left w:val="nil"/>
              <w:bottom w:val="nil"/>
              <w:right w:val="nil"/>
            </w:tcBorders>
            <w:tcMar>
              <w:top w:w="15" w:type="dxa"/>
              <w:left w:w="15" w:type="dxa"/>
              <w:right w:w="15" w:type="dxa"/>
            </w:tcMar>
            <w:vAlign w:val="bottom"/>
          </w:tcPr>
          <w:p w14:paraId="08AA9A9D" w14:textId="068F63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5,0</w:t>
            </w:r>
          </w:p>
        </w:tc>
        <w:tc>
          <w:tcPr>
            <w:tcW w:w="969" w:type="dxa"/>
            <w:tcBorders>
              <w:top w:val="nil"/>
              <w:left w:val="nil"/>
              <w:bottom w:val="nil"/>
              <w:right w:val="nil"/>
            </w:tcBorders>
            <w:tcMar>
              <w:top w:w="15" w:type="dxa"/>
              <w:left w:w="15" w:type="dxa"/>
              <w:right w:w="15" w:type="dxa"/>
            </w:tcMar>
            <w:vAlign w:val="bottom"/>
          </w:tcPr>
          <w:p w14:paraId="0EEE1411" w14:textId="531D555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7,7</w:t>
            </w:r>
          </w:p>
        </w:tc>
        <w:tc>
          <w:tcPr>
            <w:tcW w:w="1352" w:type="dxa"/>
            <w:tcBorders>
              <w:top w:val="nil"/>
              <w:left w:val="nil"/>
              <w:bottom w:val="nil"/>
              <w:right w:val="nil"/>
            </w:tcBorders>
            <w:tcMar>
              <w:top w:w="15" w:type="dxa"/>
              <w:left w:w="15" w:type="dxa"/>
              <w:right w:w="15" w:type="dxa"/>
            </w:tcMar>
            <w:vAlign w:val="bottom"/>
          </w:tcPr>
          <w:p w14:paraId="2891227A" w14:textId="374669E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0,014</w:t>
            </w:r>
          </w:p>
        </w:tc>
      </w:tr>
      <w:tr w:rsidR="2C0A49A8" w:rsidRPr="008B1791" w14:paraId="1E10C0E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F25873F" w14:textId="0F5A131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Aposentadoria privada</w:t>
            </w:r>
          </w:p>
        </w:tc>
        <w:tc>
          <w:tcPr>
            <w:tcW w:w="2266" w:type="dxa"/>
            <w:tcBorders>
              <w:top w:val="nil"/>
              <w:left w:val="nil"/>
              <w:bottom w:val="nil"/>
              <w:right w:val="nil"/>
            </w:tcBorders>
            <w:tcMar>
              <w:top w:w="15" w:type="dxa"/>
              <w:left w:w="15" w:type="dxa"/>
              <w:right w:w="15" w:type="dxa"/>
            </w:tcMar>
            <w:vAlign w:val="bottom"/>
          </w:tcPr>
          <w:p w14:paraId="36230CB4" w14:textId="38DA823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0,895</w:t>
            </w:r>
          </w:p>
        </w:tc>
        <w:tc>
          <w:tcPr>
            <w:tcW w:w="1014" w:type="dxa"/>
            <w:tcBorders>
              <w:top w:val="nil"/>
              <w:left w:val="nil"/>
              <w:bottom w:val="nil"/>
              <w:right w:val="nil"/>
            </w:tcBorders>
            <w:tcMar>
              <w:top w:w="15" w:type="dxa"/>
              <w:left w:w="15" w:type="dxa"/>
              <w:right w:w="15" w:type="dxa"/>
            </w:tcMar>
            <w:vAlign w:val="bottom"/>
          </w:tcPr>
          <w:p w14:paraId="3EBD6D11" w14:textId="0297FC9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38D12A50" w14:textId="747005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1,2</w:t>
            </w:r>
          </w:p>
        </w:tc>
        <w:tc>
          <w:tcPr>
            <w:tcW w:w="1352" w:type="dxa"/>
            <w:tcBorders>
              <w:top w:val="nil"/>
              <w:left w:val="nil"/>
              <w:bottom w:val="nil"/>
              <w:right w:val="nil"/>
            </w:tcBorders>
            <w:tcMar>
              <w:top w:w="15" w:type="dxa"/>
              <w:left w:w="15" w:type="dxa"/>
              <w:right w:w="15" w:type="dxa"/>
            </w:tcMar>
            <w:vAlign w:val="bottom"/>
          </w:tcPr>
          <w:p w14:paraId="550329BD" w14:textId="1D89C3F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1C75FDC0"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6555CA6" w14:textId="23F0D00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Bolsa e programas sociais federais</w:t>
            </w:r>
          </w:p>
        </w:tc>
        <w:tc>
          <w:tcPr>
            <w:tcW w:w="2266" w:type="dxa"/>
            <w:tcBorders>
              <w:top w:val="nil"/>
              <w:left w:val="nil"/>
              <w:bottom w:val="nil"/>
              <w:right w:val="nil"/>
            </w:tcBorders>
            <w:tcMar>
              <w:top w:w="15" w:type="dxa"/>
              <w:left w:w="15" w:type="dxa"/>
              <w:right w:w="15" w:type="dxa"/>
            </w:tcMar>
            <w:vAlign w:val="bottom"/>
          </w:tcPr>
          <w:p w14:paraId="72636D45" w14:textId="721CAEA2"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-0,303</w:t>
            </w:r>
          </w:p>
        </w:tc>
        <w:tc>
          <w:tcPr>
            <w:tcW w:w="1014" w:type="dxa"/>
            <w:tcBorders>
              <w:top w:val="nil"/>
              <w:left w:val="nil"/>
              <w:bottom w:val="nil"/>
              <w:right w:val="nil"/>
            </w:tcBorders>
            <w:tcMar>
              <w:top w:w="15" w:type="dxa"/>
              <w:left w:w="15" w:type="dxa"/>
              <w:right w:w="15" w:type="dxa"/>
            </w:tcMar>
            <w:vAlign w:val="bottom"/>
          </w:tcPr>
          <w:p w14:paraId="1283E626" w14:textId="7CE69AF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w:t>
            </w:r>
          </w:p>
        </w:tc>
        <w:tc>
          <w:tcPr>
            <w:tcW w:w="969" w:type="dxa"/>
            <w:tcBorders>
              <w:top w:val="nil"/>
              <w:left w:val="nil"/>
              <w:bottom w:val="nil"/>
              <w:right w:val="nil"/>
            </w:tcBorders>
            <w:tcMar>
              <w:top w:w="15" w:type="dxa"/>
              <w:left w:w="15" w:type="dxa"/>
              <w:right w:w="15" w:type="dxa"/>
            </w:tcMar>
            <w:vAlign w:val="bottom"/>
          </w:tcPr>
          <w:p w14:paraId="2B13F7C4" w14:textId="6BE5ED8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B72E9DD" w14:textId="2587AD0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-0,008</w:t>
            </w:r>
          </w:p>
        </w:tc>
      </w:tr>
      <w:tr w:rsidR="2C0A49A8" w:rsidRPr="008B1791" w14:paraId="5F4BECB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1B0661A" w14:textId="4399090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 xml:space="preserve">Pensão </w:t>
            </w:r>
            <w:proofErr w:type="spellStart"/>
            <w:proofErr w:type="gramStart"/>
            <w:r w:rsidRPr="008B1791">
              <w:rPr>
                <w:rFonts w:ascii="Calibri" w:eastAsia="Aptos Narrow" w:hAnsi="Calibri" w:cs="Calibri"/>
                <w:color w:val="000000" w:themeColor="text1"/>
                <w:sz w:val="24"/>
                <w:szCs w:val="24"/>
              </w:rPr>
              <w:t>alimentícia,mesada</w:t>
            </w:r>
            <w:proofErr w:type="spellEnd"/>
            <w:proofErr w:type="gramEnd"/>
            <w:r w:rsidRPr="008B1791">
              <w:rPr>
                <w:rFonts w:ascii="Calibri" w:eastAsia="Aptos Narrow" w:hAnsi="Calibri" w:cs="Calibri"/>
                <w:color w:val="000000" w:themeColor="text1"/>
                <w:sz w:val="24"/>
                <w:szCs w:val="24"/>
              </w:rPr>
              <w:t xml:space="preserve"> e doação</w:t>
            </w:r>
          </w:p>
        </w:tc>
        <w:tc>
          <w:tcPr>
            <w:tcW w:w="2266" w:type="dxa"/>
            <w:tcBorders>
              <w:top w:val="nil"/>
              <w:left w:val="nil"/>
              <w:bottom w:val="nil"/>
              <w:right w:val="nil"/>
            </w:tcBorders>
            <w:tcMar>
              <w:top w:w="15" w:type="dxa"/>
              <w:left w:w="15" w:type="dxa"/>
              <w:right w:w="15" w:type="dxa"/>
            </w:tcMar>
            <w:vAlign w:val="bottom"/>
          </w:tcPr>
          <w:p w14:paraId="2C8769A9" w14:textId="61353EC9"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0,339</w:t>
            </w:r>
          </w:p>
        </w:tc>
        <w:tc>
          <w:tcPr>
            <w:tcW w:w="1014" w:type="dxa"/>
            <w:tcBorders>
              <w:top w:val="nil"/>
              <w:left w:val="nil"/>
              <w:bottom w:val="nil"/>
              <w:right w:val="nil"/>
            </w:tcBorders>
            <w:tcMar>
              <w:top w:w="15" w:type="dxa"/>
              <w:left w:w="15" w:type="dxa"/>
              <w:right w:w="15" w:type="dxa"/>
            </w:tcMar>
            <w:vAlign w:val="bottom"/>
          </w:tcPr>
          <w:p w14:paraId="349107B7" w14:textId="1D7611A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0,9</w:t>
            </w:r>
          </w:p>
        </w:tc>
        <w:tc>
          <w:tcPr>
            <w:tcW w:w="969" w:type="dxa"/>
            <w:tcBorders>
              <w:top w:val="nil"/>
              <w:left w:val="nil"/>
              <w:bottom w:val="nil"/>
              <w:right w:val="nil"/>
            </w:tcBorders>
            <w:tcMar>
              <w:top w:w="15" w:type="dxa"/>
              <w:left w:w="15" w:type="dxa"/>
              <w:right w:w="15" w:type="dxa"/>
            </w:tcMar>
            <w:vAlign w:val="bottom"/>
          </w:tcPr>
          <w:p w14:paraId="1D6D70F6" w14:textId="0C55F7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07C340E6" w14:textId="466F533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-0,002</w:t>
            </w:r>
          </w:p>
        </w:tc>
      </w:tr>
      <w:tr w:rsidR="2C0A49A8" w:rsidRPr="008B1791" w14:paraId="1613E7AB"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4D7CE3F0" w14:textId="03AE867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lastRenderedPageBreak/>
              <w:t>Outras transferências</w:t>
            </w:r>
          </w:p>
        </w:tc>
        <w:tc>
          <w:tcPr>
            <w:tcW w:w="2266" w:type="dxa"/>
            <w:tcBorders>
              <w:top w:val="nil"/>
              <w:left w:val="nil"/>
              <w:bottom w:val="nil"/>
              <w:right w:val="nil"/>
            </w:tcBorders>
            <w:tcMar>
              <w:top w:w="15" w:type="dxa"/>
              <w:left w:w="15" w:type="dxa"/>
              <w:right w:w="15" w:type="dxa"/>
            </w:tcMar>
            <w:vAlign w:val="bottom"/>
          </w:tcPr>
          <w:p w14:paraId="416CCB5C" w14:textId="4D25402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0,291</w:t>
            </w:r>
          </w:p>
        </w:tc>
        <w:tc>
          <w:tcPr>
            <w:tcW w:w="1014" w:type="dxa"/>
            <w:tcBorders>
              <w:top w:val="nil"/>
              <w:left w:val="nil"/>
              <w:bottom w:val="nil"/>
              <w:right w:val="nil"/>
            </w:tcBorders>
            <w:tcMar>
              <w:top w:w="15" w:type="dxa"/>
              <w:left w:w="15" w:type="dxa"/>
              <w:right w:w="15" w:type="dxa"/>
            </w:tcMar>
            <w:vAlign w:val="bottom"/>
          </w:tcPr>
          <w:p w14:paraId="1D0E7F66" w14:textId="62EE165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02881574" w14:textId="77AC7AA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06665B7" w14:textId="5CDB24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27E37AD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126CD5F" w14:textId="20456ED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Aluguéis</w:t>
            </w:r>
          </w:p>
        </w:tc>
        <w:tc>
          <w:tcPr>
            <w:tcW w:w="2266" w:type="dxa"/>
            <w:tcBorders>
              <w:top w:val="nil"/>
              <w:left w:val="nil"/>
              <w:bottom w:val="nil"/>
              <w:right w:val="nil"/>
            </w:tcBorders>
            <w:tcMar>
              <w:top w:w="15" w:type="dxa"/>
              <w:left w:w="15" w:type="dxa"/>
              <w:right w:w="15" w:type="dxa"/>
            </w:tcMar>
            <w:vAlign w:val="bottom"/>
          </w:tcPr>
          <w:p w14:paraId="3941EEEB" w14:textId="3E01225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0,822</w:t>
            </w:r>
          </w:p>
        </w:tc>
        <w:tc>
          <w:tcPr>
            <w:tcW w:w="1014" w:type="dxa"/>
            <w:tcBorders>
              <w:top w:val="nil"/>
              <w:left w:val="nil"/>
              <w:bottom w:val="nil"/>
              <w:right w:val="nil"/>
            </w:tcBorders>
            <w:tcMar>
              <w:top w:w="15" w:type="dxa"/>
              <w:left w:w="15" w:type="dxa"/>
              <w:right w:w="15" w:type="dxa"/>
            </w:tcMar>
            <w:vAlign w:val="bottom"/>
          </w:tcPr>
          <w:p w14:paraId="664D0325" w14:textId="4EF86E1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1,6</w:t>
            </w:r>
          </w:p>
        </w:tc>
        <w:tc>
          <w:tcPr>
            <w:tcW w:w="969" w:type="dxa"/>
            <w:tcBorders>
              <w:top w:val="nil"/>
              <w:left w:val="nil"/>
              <w:bottom w:val="nil"/>
              <w:right w:val="nil"/>
            </w:tcBorders>
            <w:tcMar>
              <w:top w:w="15" w:type="dxa"/>
              <w:left w:w="15" w:type="dxa"/>
              <w:right w:w="15" w:type="dxa"/>
            </w:tcMar>
            <w:vAlign w:val="bottom"/>
          </w:tcPr>
          <w:p w14:paraId="4A27746E" w14:textId="2F656AF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2,5</w:t>
            </w:r>
          </w:p>
        </w:tc>
        <w:tc>
          <w:tcPr>
            <w:tcW w:w="1352" w:type="dxa"/>
            <w:tcBorders>
              <w:top w:val="nil"/>
              <w:left w:val="nil"/>
              <w:bottom w:val="nil"/>
              <w:right w:val="nil"/>
            </w:tcBorders>
            <w:tcMar>
              <w:top w:w="15" w:type="dxa"/>
              <w:left w:w="15" w:type="dxa"/>
              <w:right w:w="15" w:type="dxa"/>
            </w:tcMar>
            <w:vAlign w:val="bottom"/>
          </w:tcPr>
          <w:p w14:paraId="7F759F88" w14:textId="269A34F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0,005</w:t>
            </w:r>
          </w:p>
        </w:tc>
      </w:tr>
      <w:tr w:rsidR="2C0A49A8" w:rsidRPr="008B1791" w14:paraId="497A25D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2CF4F02" w14:textId="68C6BA0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Outras rendas</w:t>
            </w:r>
          </w:p>
        </w:tc>
        <w:tc>
          <w:tcPr>
            <w:tcW w:w="2266" w:type="dxa"/>
            <w:tcBorders>
              <w:top w:val="nil"/>
              <w:left w:val="nil"/>
              <w:bottom w:val="nil"/>
              <w:right w:val="nil"/>
            </w:tcBorders>
            <w:tcMar>
              <w:top w:w="15" w:type="dxa"/>
              <w:left w:w="15" w:type="dxa"/>
              <w:right w:w="15" w:type="dxa"/>
            </w:tcMar>
            <w:vAlign w:val="bottom"/>
          </w:tcPr>
          <w:p w14:paraId="38EBEDFF" w14:textId="6B8E7EE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0,427</w:t>
            </w:r>
          </w:p>
        </w:tc>
        <w:tc>
          <w:tcPr>
            <w:tcW w:w="1014" w:type="dxa"/>
            <w:tcBorders>
              <w:top w:val="nil"/>
              <w:left w:val="nil"/>
              <w:bottom w:val="nil"/>
              <w:right w:val="nil"/>
            </w:tcBorders>
            <w:tcMar>
              <w:top w:w="15" w:type="dxa"/>
              <w:left w:w="15" w:type="dxa"/>
              <w:right w:w="15" w:type="dxa"/>
            </w:tcMar>
            <w:vAlign w:val="bottom"/>
          </w:tcPr>
          <w:p w14:paraId="0B91203F" w14:textId="11D042A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2A042599" w14:textId="2E89F87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0,5</w:t>
            </w:r>
          </w:p>
        </w:tc>
        <w:tc>
          <w:tcPr>
            <w:tcW w:w="1352" w:type="dxa"/>
            <w:tcBorders>
              <w:top w:val="nil"/>
              <w:left w:val="nil"/>
              <w:bottom w:val="nil"/>
              <w:right w:val="nil"/>
            </w:tcBorders>
            <w:tcMar>
              <w:top w:w="15" w:type="dxa"/>
              <w:left w:w="15" w:type="dxa"/>
              <w:right w:w="15" w:type="dxa"/>
            </w:tcMar>
            <w:vAlign w:val="bottom"/>
          </w:tcPr>
          <w:p w14:paraId="5D9FB29D" w14:textId="02D82351"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2CAFD193"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FDB5380" w14:textId="771E274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Não monetário</w:t>
            </w:r>
          </w:p>
        </w:tc>
        <w:tc>
          <w:tcPr>
            <w:tcW w:w="2266" w:type="dxa"/>
            <w:tcBorders>
              <w:top w:val="nil"/>
              <w:left w:val="nil"/>
              <w:bottom w:val="nil"/>
              <w:right w:val="nil"/>
            </w:tcBorders>
            <w:tcMar>
              <w:top w:w="15" w:type="dxa"/>
              <w:left w:w="15" w:type="dxa"/>
              <w:right w:w="15" w:type="dxa"/>
            </w:tcMar>
            <w:vAlign w:val="bottom"/>
          </w:tcPr>
          <w:p w14:paraId="6421D015" w14:textId="3CF9C54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0,379</w:t>
            </w:r>
          </w:p>
        </w:tc>
        <w:tc>
          <w:tcPr>
            <w:tcW w:w="1014" w:type="dxa"/>
            <w:tcBorders>
              <w:top w:val="nil"/>
              <w:left w:val="nil"/>
              <w:bottom w:val="nil"/>
              <w:right w:val="nil"/>
            </w:tcBorders>
            <w:tcMar>
              <w:top w:w="15" w:type="dxa"/>
              <w:left w:w="15" w:type="dxa"/>
              <w:right w:w="15" w:type="dxa"/>
            </w:tcMar>
            <w:vAlign w:val="bottom"/>
          </w:tcPr>
          <w:p w14:paraId="39DA80CC" w14:textId="27D9B8F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14,5</w:t>
            </w:r>
          </w:p>
        </w:tc>
        <w:tc>
          <w:tcPr>
            <w:tcW w:w="969" w:type="dxa"/>
            <w:tcBorders>
              <w:top w:val="nil"/>
              <w:left w:val="nil"/>
              <w:bottom w:val="nil"/>
              <w:right w:val="nil"/>
            </w:tcBorders>
            <w:tcMar>
              <w:top w:w="15" w:type="dxa"/>
              <w:left w:w="15" w:type="dxa"/>
              <w:right w:w="15" w:type="dxa"/>
            </w:tcMar>
            <w:vAlign w:val="bottom"/>
          </w:tcPr>
          <w:p w14:paraId="062A2598" w14:textId="1C99EBD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10,3</w:t>
            </w:r>
          </w:p>
        </w:tc>
        <w:tc>
          <w:tcPr>
            <w:tcW w:w="1352" w:type="dxa"/>
            <w:tcBorders>
              <w:top w:val="nil"/>
              <w:left w:val="nil"/>
              <w:bottom w:val="nil"/>
              <w:right w:val="nil"/>
            </w:tcBorders>
            <w:tcMar>
              <w:top w:w="15" w:type="dxa"/>
              <w:left w:w="15" w:type="dxa"/>
              <w:right w:w="15" w:type="dxa"/>
            </w:tcMar>
            <w:vAlign w:val="bottom"/>
          </w:tcPr>
          <w:p w14:paraId="7DBBB341" w14:textId="5E57280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-0,023</w:t>
            </w:r>
          </w:p>
        </w:tc>
      </w:tr>
      <w:tr w:rsidR="2C0A49A8" w:rsidRPr="008B1791" w14:paraId="67F61E0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05083EA" w14:textId="53D1F19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Variação patrimonial</w:t>
            </w:r>
          </w:p>
        </w:tc>
        <w:tc>
          <w:tcPr>
            <w:tcW w:w="2266" w:type="dxa"/>
            <w:tcBorders>
              <w:top w:val="nil"/>
              <w:left w:val="nil"/>
              <w:bottom w:val="nil"/>
              <w:right w:val="nil"/>
            </w:tcBorders>
            <w:tcMar>
              <w:top w:w="15" w:type="dxa"/>
              <w:left w:w="15" w:type="dxa"/>
              <w:right w:w="15" w:type="dxa"/>
            </w:tcMar>
            <w:vAlign w:val="bottom"/>
          </w:tcPr>
          <w:p w14:paraId="0BF60A8D" w14:textId="1FB50D0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0,789</w:t>
            </w:r>
          </w:p>
        </w:tc>
        <w:tc>
          <w:tcPr>
            <w:tcW w:w="1014" w:type="dxa"/>
            <w:tcBorders>
              <w:top w:val="nil"/>
              <w:left w:val="nil"/>
              <w:bottom w:val="nil"/>
              <w:right w:val="nil"/>
            </w:tcBorders>
            <w:tcMar>
              <w:top w:w="15" w:type="dxa"/>
              <w:left w:w="15" w:type="dxa"/>
              <w:right w:w="15" w:type="dxa"/>
            </w:tcMar>
            <w:vAlign w:val="bottom"/>
          </w:tcPr>
          <w:p w14:paraId="7D90634C" w14:textId="6A0814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6,2</w:t>
            </w:r>
          </w:p>
        </w:tc>
        <w:tc>
          <w:tcPr>
            <w:tcW w:w="969" w:type="dxa"/>
            <w:tcBorders>
              <w:top w:val="nil"/>
              <w:left w:val="nil"/>
              <w:bottom w:val="nil"/>
              <w:right w:val="nil"/>
            </w:tcBorders>
            <w:tcMar>
              <w:top w:w="15" w:type="dxa"/>
              <w:left w:w="15" w:type="dxa"/>
              <w:right w:w="15" w:type="dxa"/>
            </w:tcMar>
            <w:vAlign w:val="bottom"/>
          </w:tcPr>
          <w:p w14:paraId="5D89F681" w14:textId="29DB458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74FD71D4" w14:textId="1E67BDF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0,016</w:t>
            </w:r>
          </w:p>
        </w:tc>
      </w:tr>
      <w:tr w:rsidR="2C0A49A8" w:rsidRPr="008B1791" w14:paraId="19265EA5" w14:textId="77777777" w:rsidTr="2C0A49A8">
        <w:trPr>
          <w:trHeight w:val="285"/>
        </w:trPr>
        <w:tc>
          <w:tcPr>
            <w:tcW w:w="3459" w:type="dxa"/>
            <w:tcBorders>
              <w:top w:val="nil"/>
              <w:left w:val="nil"/>
              <w:bottom w:val="single" w:sz="4" w:space="0" w:color="auto"/>
              <w:right w:val="nil"/>
            </w:tcBorders>
            <w:tcMar>
              <w:top w:w="15" w:type="dxa"/>
              <w:left w:w="15" w:type="dxa"/>
              <w:right w:w="15" w:type="dxa"/>
            </w:tcMar>
            <w:vAlign w:val="bottom"/>
          </w:tcPr>
          <w:p w14:paraId="2C2C64E3" w14:textId="62F27E2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 xml:space="preserve">Renda total inicial </w:t>
            </w:r>
          </w:p>
        </w:tc>
        <w:tc>
          <w:tcPr>
            <w:tcW w:w="2266" w:type="dxa"/>
            <w:tcBorders>
              <w:top w:val="nil"/>
              <w:left w:val="nil"/>
              <w:bottom w:val="single" w:sz="4" w:space="0" w:color="auto"/>
              <w:right w:val="nil"/>
            </w:tcBorders>
            <w:tcMar>
              <w:top w:w="15" w:type="dxa"/>
              <w:left w:w="15" w:type="dxa"/>
              <w:right w:w="15" w:type="dxa"/>
            </w:tcMar>
            <w:vAlign w:val="bottom"/>
          </w:tcPr>
          <w:p w14:paraId="5E26980B" w14:textId="1164119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0,535</w:t>
            </w:r>
          </w:p>
        </w:tc>
        <w:tc>
          <w:tcPr>
            <w:tcW w:w="1014" w:type="dxa"/>
            <w:tcBorders>
              <w:top w:val="nil"/>
              <w:left w:val="nil"/>
              <w:bottom w:val="single" w:sz="4" w:space="0" w:color="auto"/>
              <w:right w:val="nil"/>
            </w:tcBorders>
            <w:tcMar>
              <w:top w:w="15" w:type="dxa"/>
              <w:left w:w="15" w:type="dxa"/>
              <w:right w:w="15" w:type="dxa"/>
            </w:tcMar>
            <w:vAlign w:val="bottom"/>
          </w:tcPr>
          <w:p w14:paraId="00E9FE28" w14:textId="65A3F96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969" w:type="dxa"/>
            <w:tcBorders>
              <w:top w:val="nil"/>
              <w:left w:val="nil"/>
              <w:bottom w:val="single" w:sz="4" w:space="0" w:color="auto"/>
              <w:right w:val="nil"/>
            </w:tcBorders>
            <w:tcMar>
              <w:top w:w="15" w:type="dxa"/>
              <w:left w:w="15" w:type="dxa"/>
              <w:right w:w="15" w:type="dxa"/>
            </w:tcMar>
            <w:vAlign w:val="bottom"/>
          </w:tcPr>
          <w:p w14:paraId="428196EC" w14:textId="3D5ABED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1352" w:type="dxa"/>
            <w:tcBorders>
              <w:top w:val="nil"/>
              <w:left w:val="nil"/>
              <w:bottom w:val="single" w:sz="4" w:space="0" w:color="auto"/>
              <w:right w:val="nil"/>
            </w:tcBorders>
            <w:tcMar>
              <w:top w:w="15" w:type="dxa"/>
              <w:left w:w="15" w:type="dxa"/>
              <w:right w:w="15" w:type="dxa"/>
            </w:tcMar>
            <w:vAlign w:val="bottom"/>
          </w:tcPr>
          <w:p w14:paraId="02343CFD" w14:textId="4447176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w:t>
            </w:r>
          </w:p>
        </w:tc>
      </w:tr>
    </w:tbl>
    <w:p w14:paraId="315E5911" w14:textId="6970F472" w:rsidR="2C0A49A8" w:rsidRPr="008B1791" w:rsidRDefault="00A166D0" w:rsidP="00A166D0">
      <w:pPr>
        <w:spacing w:after="120" w:line="290" w:lineRule="exact"/>
        <w:rPr>
          <w:rFonts w:ascii="Calibri" w:eastAsia="Calibri" w:hAnsi="Calibri" w:cs="Calibri"/>
          <w:sz w:val="24"/>
          <w:szCs w:val="24"/>
        </w:rPr>
      </w:pPr>
      <w:r w:rsidRPr="008B1791">
        <w:rPr>
          <w:rFonts w:ascii="Calibri" w:eastAsia="Times New Roman" w:hAnsi="Calibri" w:cs="Calibri"/>
          <w:color w:val="000000" w:themeColor="text1"/>
          <w:sz w:val="24"/>
          <w:szCs w:val="24"/>
        </w:rPr>
        <w:t>Fonte: Silveira et al. (2020).</w:t>
      </w:r>
    </w:p>
    <w:p w14:paraId="21DF03CB"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2D0E0C4A" w14:textId="3050DBE6" w:rsidR="68552C8E" w:rsidRPr="008B1791" w:rsidRDefault="4B029E1F" w:rsidP="4B029E1F">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contribuição de benefícios monetários da seguridade para a redução da desigualdade econômica mostra um importante resultado dessas políticas para além da prevenção/redução da pobreza intencionada com esses instrumentos. Portanto, benefícios assistenciais e parte dos benefícios previdenciários apresentam um resultado indireto significativo para sociedades menos desiguais.</w:t>
      </w:r>
    </w:p>
    <w:p w14:paraId="76B8480C" w14:textId="03A14E47" w:rsidR="68552C8E" w:rsidRPr="008B1791" w:rsidRDefault="4B029E1F"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análise dos benefícios coletivos a partir da perspectiva dos resultados das políticas públicas permite então concluir que, ao deslocar a lente analítica do beneficiário e da oferta para o resultado das intervenções, é possível identificar resultados coletivos, mesmo quando o beneficiário é individual e a entrega é individualizada. Isso se aplica especialmente aos resultados relativos à equidade e às desigualdades. Políticas e programas desenhados para beneficiário coletivo e ofertas organizadas pelo território tendem, evidentemente, a promover equidade e redistribuição.</w:t>
      </w:r>
    </w:p>
    <w:p w14:paraId="3407DD58" w14:textId="77D0ADAF" w:rsidR="68552C8E" w:rsidRPr="008B1791" w:rsidRDefault="68552C8E" w:rsidP="003011D1">
      <w:pPr>
        <w:spacing w:after="120" w:line="290" w:lineRule="exact"/>
        <w:ind w:firstLine="709"/>
        <w:jc w:val="both"/>
        <w:rPr>
          <w:rFonts w:ascii="Calibri" w:hAnsi="Calibri" w:cs="Calibri"/>
          <w:sz w:val="24"/>
          <w:szCs w:val="24"/>
        </w:rPr>
      </w:pPr>
    </w:p>
    <w:p w14:paraId="049F49F9" w14:textId="77777777" w:rsidR="003B46E6" w:rsidRPr="008B1791" w:rsidRDefault="003B46E6" w:rsidP="007C029D">
      <w:pPr>
        <w:spacing w:after="120" w:line="290" w:lineRule="exact"/>
        <w:ind w:firstLine="709"/>
        <w:jc w:val="both"/>
        <w:rPr>
          <w:rFonts w:ascii="Calibri" w:hAnsi="Calibri" w:cs="Calibri"/>
          <w:sz w:val="24"/>
          <w:szCs w:val="24"/>
        </w:rPr>
      </w:pPr>
    </w:p>
    <w:p w14:paraId="6DE599D4" w14:textId="77777777" w:rsidR="003B46E6" w:rsidRPr="008B1791" w:rsidRDefault="003B46E6" w:rsidP="00B24494">
      <w:pPr>
        <w:pStyle w:val="Ttulo1"/>
        <w:numPr>
          <w:ilvl w:val="0"/>
          <w:numId w:val="0"/>
        </w:numPr>
        <w:rPr>
          <w:rFonts w:ascii="Calibri" w:hAnsi="Calibri" w:cs="Calibri"/>
        </w:rPr>
      </w:pPr>
      <w:r w:rsidRPr="008B1791">
        <w:rPr>
          <w:rFonts w:ascii="Calibri" w:hAnsi="Calibri" w:cs="Calibri"/>
        </w:rPr>
        <w:t>Considerações finais</w:t>
      </w:r>
    </w:p>
    <w:p w14:paraId="0461E0CF" w14:textId="77777777" w:rsidR="003B46E6" w:rsidRPr="008B1791" w:rsidRDefault="003B46E6" w:rsidP="007C029D">
      <w:pPr>
        <w:spacing w:after="120" w:line="290" w:lineRule="exact"/>
        <w:ind w:firstLine="709"/>
        <w:jc w:val="both"/>
        <w:rPr>
          <w:rFonts w:ascii="Calibri" w:hAnsi="Calibri" w:cs="Calibri"/>
          <w:sz w:val="24"/>
          <w:szCs w:val="24"/>
        </w:rPr>
      </w:pPr>
    </w:p>
    <w:p w14:paraId="13F3F8CD" w14:textId="3A4ACCD1" w:rsidR="003B46E6" w:rsidRPr="008B1791" w:rsidRDefault="36FF04B4" w:rsidP="1083452C">
      <w:pPr>
        <w:spacing w:after="120" w:line="29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Esse texto buscou contribuir para a análise sobre a seguridade social brasileira, jogando luz sobre o tema dos seus benefícios coletivos. Considerando que diferentes perspectivas podem ser mobilizadas em torno do tema, propôs-se uma forma de classificação dos benefícios coletivos, a partir da qual avançou-se na discussão e definição desses benefícios. O exercício de classificação realizado considerou os benefícios coletivos da seguridade social sob três abordagens: os benefícios coletivos tratados a partir da definição do tipo de beneficiário; os benefícios coletivos sob a ótica da forma de entrega; e o os benefícios coletivos referidos aos resultados das ofertas. </w:t>
      </w:r>
      <w:r w:rsidR="008929A8" w:rsidRPr="008B1791">
        <w:rPr>
          <w:rFonts w:ascii="Calibri" w:eastAsia="Times New Roman" w:hAnsi="Calibri" w:cs="Calibri"/>
          <w:sz w:val="24"/>
          <w:szCs w:val="24"/>
        </w:rPr>
        <w:t>Avançou-se ainda na proposição de categorias internas a cada um dos grupos de classificação propostos pela tipologia desenvolvida.</w:t>
      </w:r>
    </w:p>
    <w:p w14:paraId="308732DD" w14:textId="77777777" w:rsidR="00781750" w:rsidRPr="008B1791" w:rsidRDefault="00781750" w:rsidP="00781750">
      <w:pPr>
        <w:spacing w:after="120" w:line="290" w:lineRule="exact"/>
        <w:ind w:firstLine="709"/>
        <w:jc w:val="both"/>
        <w:rPr>
          <w:rFonts w:ascii="Calibri" w:hAnsi="Calibri" w:cs="Calibri"/>
          <w:sz w:val="24"/>
          <w:szCs w:val="24"/>
        </w:rPr>
      </w:pPr>
    </w:p>
    <w:p w14:paraId="4DB7190F" w14:textId="6C072EF7" w:rsidR="00781750" w:rsidRPr="008B1791" w:rsidDel="00D515C9" w:rsidRDefault="00781750" w:rsidP="009C61F1">
      <w:pPr>
        <w:pStyle w:val="Legenda"/>
        <w:rPr>
          <w:rFonts w:ascii="Calibri" w:hAnsi="Calibri" w:cs="Calibri"/>
        </w:rPr>
      </w:pPr>
      <w:r w:rsidRPr="008B1791">
        <w:rPr>
          <w:rFonts w:ascii="Calibri" w:hAnsi="Calibri" w:cs="Calibri"/>
        </w:rPr>
        <w:t xml:space="preserve">Quadro </w:t>
      </w:r>
      <w:r w:rsidR="002F5004" w:rsidRPr="008B1791">
        <w:rPr>
          <w:rFonts w:ascii="Calibri" w:hAnsi="Calibri" w:cs="Calibri"/>
        </w:rPr>
        <w:t>2</w:t>
      </w:r>
      <w:r w:rsidRPr="008B1791">
        <w:rPr>
          <w:rFonts w:ascii="Calibri" w:hAnsi="Calibri" w:cs="Calibri"/>
        </w:rPr>
        <w:t>: Síntese da classificação dos benefícios coletivos da seguridade social</w:t>
      </w:r>
    </w:p>
    <w:tbl>
      <w:tblPr>
        <w:tblStyle w:val="Tabelacomgrade"/>
        <w:tblW w:w="9067" w:type="dxa"/>
        <w:jc w:val="center"/>
        <w:tblLook w:val="04A0" w:firstRow="1" w:lastRow="0" w:firstColumn="1" w:lastColumn="0" w:noHBand="0" w:noVBand="1"/>
      </w:tblPr>
      <w:tblGrid>
        <w:gridCol w:w="2689"/>
        <w:gridCol w:w="6378"/>
      </w:tblGrid>
      <w:tr w:rsidR="00781750" w:rsidRPr="008B1791" w14:paraId="7EB7FDB0" w14:textId="77777777" w:rsidTr="00950D79">
        <w:trPr>
          <w:trHeight w:val="300"/>
          <w:jc w:val="center"/>
        </w:trPr>
        <w:tc>
          <w:tcPr>
            <w:tcW w:w="2689" w:type="dxa"/>
            <w:vAlign w:val="center"/>
          </w:tcPr>
          <w:p w14:paraId="044926F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Elemento caracterizador</w:t>
            </w:r>
          </w:p>
        </w:tc>
        <w:tc>
          <w:tcPr>
            <w:tcW w:w="6378" w:type="dxa"/>
            <w:vAlign w:val="center"/>
          </w:tcPr>
          <w:p w14:paraId="0567EB3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Categorias</w:t>
            </w:r>
          </w:p>
        </w:tc>
      </w:tr>
      <w:tr w:rsidR="00781750" w:rsidRPr="008B1791" w14:paraId="1C464A80" w14:textId="77777777" w:rsidTr="00950D79">
        <w:trPr>
          <w:trHeight w:val="300"/>
          <w:jc w:val="center"/>
        </w:trPr>
        <w:tc>
          <w:tcPr>
            <w:tcW w:w="2689" w:type="dxa"/>
            <w:vMerge w:val="restart"/>
            <w:vAlign w:val="center"/>
          </w:tcPr>
          <w:p w14:paraId="738C3F2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Beneficiário</w:t>
            </w:r>
          </w:p>
        </w:tc>
        <w:tc>
          <w:tcPr>
            <w:tcW w:w="6378" w:type="dxa"/>
            <w:vAlign w:val="center"/>
          </w:tcPr>
          <w:p w14:paraId="66606D19"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não identificáveis</w:t>
            </w:r>
          </w:p>
        </w:tc>
      </w:tr>
      <w:tr w:rsidR="00781750" w:rsidRPr="008B1791" w14:paraId="29D757B8" w14:textId="77777777" w:rsidTr="00950D79">
        <w:trPr>
          <w:trHeight w:val="300"/>
          <w:jc w:val="center"/>
        </w:trPr>
        <w:tc>
          <w:tcPr>
            <w:tcW w:w="2689" w:type="dxa"/>
            <w:vMerge/>
          </w:tcPr>
          <w:p w14:paraId="4FA4D1FD" w14:textId="77777777" w:rsidR="00781750" w:rsidRPr="008B1791" w:rsidRDefault="00781750" w:rsidP="00950D79">
            <w:pPr>
              <w:jc w:val="both"/>
              <w:rPr>
                <w:rFonts w:ascii="Calibri" w:hAnsi="Calibri" w:cs="Calibri"/>
                <w:sz w:val="24"/>
                <w:szCs w:val="24"/>
              </w:rPr>
            </w:pPr>
          </w:p>
        </w:tc>
        <w:tc>
          <w:tcPr>
            <w:tcW w:w="6378" w:type="dxa"/>
            <w:vAlign w:val="center"/>
          </w:tcPr>
          <w:p w14:paraId="0118A750"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pertencentes a minorias étnicas</w:t>
            </w:r>
          </w:p>
        </w:tc>
      </w:tr>
      <w:tr w:rsidR="00781750" w:rsidRPr="008B1791" w14:paraId="2B291711" w14:textId="77777777" w:rsidTr="00950D79">
        <w:trPr>
          <w:trHeight w:val="300"/>
          <w:jc w:val="center"/>
        </w:trPr>
        <w:tc>
          <w:tcPr>
            <w:tcW w:w="2689" w:type="dxa"/>
            <w:vMerge/>
          </w:tcPr>
          <w:p w14:paraId="454CF567" w14:textId="77777777" w:rsidR="00781750" w:rsidRPr="008B1791" w:rsidRDefault="00781750" w:rsidP="00950D79">
            <w:pPr>
              <w:jc w:val="both"/>
              <w:rPr>
                <w:rFonts w:ascii="Calibri" w:hAnsi="Calibri" w:cs="Calibri"/>
                <w:sz w:val="24"/>
                <w:szCs w:val="24"/>
              </w:rPr>
            </w:pPr>
          </w:p>
        </w:tc>
        <w:tc>
          <w:tcPr>
            <w:tcW w:w="6378" w:type="dxa"/>
            <w:vAlign w:val="center"/>
          </w:tcPr>
          <w:p w14:paraId="346F414E"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pertencentes a grupos submetidos a processos de discriminação</w:t>
            </w:r>
          </w:p>
        </w:tc>
      </w:tr>
      <w:tr w:rsidR="00781750" w:rsidRPr="008B1791" w14:paraId="7595CBE2" w14:textId="77777777" w:rsidTr="00950D79">
        <w:trPr>
          <w:trHeight w:val="300"/>
          <w:jc w:val="center"/>
        </w:trPr>
        <w:tc>
          <w:tcPr>
            <w:tcW w:w="2689" w:type="dxa"/>
            <w:vMerge w:val="restart"/>
            <w:vAlign w:val="center"/>
          </w:tcPr>
          <w:p w14:paraId="6266B6D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Oferta</w:t>
            </w:r>
          </w:p>
        </w:tc>
        <w:tc>
          <w:tcPr>
            <w:tcW w:w="6378" w:type="dxa"/>
            <w:vAlign w:val="center"/>
          </w:tcPr>
          <w:p w14:paraId="198099B7"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coletivas</w:t>
            </w:r>
          </w:p>
        </w:tc>
      </w:tr>
      <w:tr w:rsidR="00781750" w:rsidRPr="008B1791" w14:paraId="2AA00A6F" w14:textId="77777777" w:rsidTr="00950D79">
        <w:trPr>
          <w:trHeight w:val="300"/>
          <w:jc w:val="center"/>
        </w:trPr>
        <w:tc>
          <w:tcPr>
            <w:tcW w:w="2689" w:type="dxa"/>
            <w:vMerge/>
          </w:tcPr>
          <w:p w14:paraId="0EBB851B" w14:textId="77777777" w:rsidR="00781750" w:rsidRPr="008B1791" w:rsidRDefault="00781750" w:rsidP="00950D79">
            <w:pPr>
              <w:jc w:val="both"/>
              <w:rPr>
                <w:rFonts w:ascii="Calibri" w:hAnsi="Calibri" w:cs="Calibri"/>
                <w:sz w:val="24"/>
                <w:szCs w:val="24"/>
              </w:rPr>
            </w:pPr>
          </w:p>
        </w:tc>
        <w:tc>
          <w:tcPr>
            <w:tcW w:w="6378" w:type="dxa"/>
            <w:vAlign w:val="center"/>
          </w:tcPr>
          <w:p w14:paraId="4AEE14C8"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territorializadas</w:t>
            </w:r>
          </w:p>
        </w:tc>
      </w:tr>
      <w:tr w:rsidR="00781750" w:rsidRPr="008B1791" w14:paraId="288F7370" w14:textId="77777777" w:rsidTr="00950D79">
        <w:trPr>
          <w:trHeight w:val="300"/>
          <w:jc w:val="center"/>
        </w:trPr>
        <w:tc>
          <w:tcPr>
            <w:tcW w:w="2689" w:type="dxa"/>
            <w:vMerge w:val="restart"/>
            <w:vAlign w:val="center"/>
          </w:tcPr>
          <w:p w14:paraId="58BD0CA1"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Resultados</w:t>
            </w:r>
          </w:p>
        </w:tc>
        <w:tc>
          <w:tcPr>
            <w:tcW w:w="6378" w:type="dxa"/>
            <w:vAlign w:val="center"/>
          </w:tcPr>
          <w:p w14:paraId="679A6131"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diretos</w:t>
            </w:r>
          </w:p>
        </w:tc>
      </w:tr>
      <w:tr w:rsidR="00781750" w:rsidRPr="008B1791" w14:paraId="63AA91C7" w14:textId="77777777" w:rsidTr="00950D79">
        <w:trPr>
          <w:trHeight w:val="300"/>
          <w:jc w:val="center"/>
        </w:trPr>
        <w:tc>
          <w:tcPr>
            <w:tcW w:w="2689" w:type="dxa"/>
            <w:vMerge/>
          </w:tcPr>
          <w:p w14:paraId="224C52FA" w14:textId="77777777" w:rsidR="00781750" w:rsidRPr="008B1791" w:rsidRDefault="00781750" w:rsidP="00950D79">
            <w:pPr>
              <w:jc w:val="center"/>
              <w:rPr>
                <w:rFonts w:ascii="Calibri" w:hAnsi="Calibri" w:cs="Calibri"/>
                <w:sz w:val="24"/>
                <w:szCs w:val="24"/>
              </w:rPr>
            </w:pPr>
          </w:p>
        </w:tc>
        <w:tc>
          <w:tcPr>
            <w:tcW w:w="6378" w:type="dxa"/>
            <w:vAlign w:val="center"/>
          </w:tcPr>
          <w:p w14:paraId="6517F8A4"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indiretos</w:t>
            </w:r>
          </w:p>
        </w:tc>
      </w:tr>
    </w:tbl>
    <w:p w14:paraId="21A77635" w14:textId="77777777" w:rsidR="00781750" w:rsidRPr="008B1791" w:rsidRDefault="00781750" w:rsidP="00781750">
      <w:pPr>
        <w:spacing w:after="120" w:line="290" w:lineRule="exact"/>
        <w:ind w:firstLine="709"/>
        <w:jc w:val="both"/>
        <w:rPr>
          <w:rFonts w:ascii="Calibri" w:hAnsi="Calibri" w:cs="Calibri"/>
          <w:sz w:val="24"/>
          <w:szCs w:val="24"/>
        </w:rPr>
      </w:pPr>
    </w:p>
    <w:p w14:paraId="4AA27D9E" w14:textId="6D2520D6" w:rsidR="003B46E6" w:rsidRPr="008B1791" w:rsidRDefault="1083452C"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 partir das características da demanda e do tipo de beneficiários, a classificação assenta-se na distinção entre os beneficiários individuais e os coletivos. Identifica, assim, que além dos beneficiários individuais, a seguridade social opera em favor de beneficiários coletivos, entendidos como aqueles detentores de direitos transindividuais, difusos ou coletivos stricto sensu. Os beneficiários coletivos são, pois, beneficiários de direitos e proteções destinados a determinados grupos sociais ou toda a coletividade, distinguindo-se três tipos: os beneficiários coletivos não identificáveis, os beneficiários coletivos pertencentes a minorias étnicas, e os beneficiários coletivos pertencentes a grupos submetidos a processos de discriminação.</w:t>
      </w:r>
      <w:r w:rsidRPr="008B1791">
        <w:rPr>
          <w:rFonts w:ascii="Calibri" w:eastAsia="Times New Roman" w:hAnsi="Calibri" w:cs="Calibri"/>
          <w:color w:val="000000" w:themeColor="text1"/>
          <w:sz w:val="24"/>
          <w:szCs w:val="24"/>
        </w:rPr>
        <w:t xml:space="preserve"> </w:t>
      </w:r>
      <w:r w:rsidRPr="008B1791">
        <w:rPr>
          <w:rFonts w:ascii="Calibri" w:eastAsia="Times New Roman" w:hAnsi="Calibri" w:cs="Calibri"/>
          <w:sz w:val="24"/>
          <w:szCs w:val="24"/>
        </w:rPr>
        <w:t xml:space="preserve">A implementação de programas diferenciados ou de diferenciação de ações em um mesmo programa e política setorial permite a integração dos princípios da equidade e reconhecimento ao princípio da universalidade da seguridade social brasileira. </w:t>
      </w:r>
    </w:p>
    <w:p w14:paraId="618E3251" w14:textId="04C40DC6" w:rsidR="003B46E6" w:rsidRPr="008B1791" w:rsidRDefault="1083452C"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Analisando os benefícios coletivos sob a ótica da forma de entrega das políticas setoriais, observou-se que, em especial no âmbito dos serviços, são adotadas metodologias e estratégias diferenciadas, incluindo intervenções coletivas de grupo e territorializadas. Essas diferentes formas de organização da oferta ampliam a efetividade do impacto das ações tanto sobre as possibilidades de acesso como sobre seus resultados. Eles também representam uma base estratégica relevante para a operacionalização e articulação dos princípios da universalidade e da equidade.</w:t>
      </w:r>
      <w:r w:rsidRPr="008B1791">
        <w:rPr>
          <w:rFonts w:ascii="Calibri" w:eastAsia="Times New Roman" w:hAnsi="Calibri" w:cs="Calibri"/>
          <w:i/>
          <w:iCs/>
          <w:sz w:val="24"/>
          <w:szCs w:val="24"/>
        </w:rPr>
        <w:t xml:space="preserve"> </w:t>
      </w:r>
    </w:p>
    <w:p w14:paraId="4F353F6B" w14:textId="4011B264" w:rsidR="003B46E6" w:rsidRPr="008B1791" w:rsidRDefault="36FF04B4"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Por fim, o terceiro grupo analisado no âmbito dos benefícios coletivos diz respeito aos resultados das ofertas da seguridade social. Destacou-se como a provisão pública de benefícios monetários e serviços sociais espraia importantes efeitos para a coletividade, econômicos, sociais e políticos. Tais efeitos podem ser distinguidos entre os resultados diretos das ofertas, considerando os seus beneficiários, sejam individuais ou coletivos; e resultados indiretos, com o transbordamento de seus resultados a um conjunto maior de indivíduos para além do seu público-alvo.</w:t>
      </w:r>
    </w:p>
    <w:p w14:paraId="1C6B7BD6" w14:textId="6F419577" w:rsidR="003B46E6" w:rsidRPr="008B1791" w:rsidRDefault="60B35345" w:rsidP="60B35345">
      <w:pPr>
        <w:spacing w:after="120" w:line="29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Cabe relembrar que as três abordagens mobilizadas nesse exercício de </w:t>
      </w:r>
      <w:r w:rsidRPr="008B1791">
        <w:rPr>
          <w:rFonts w:ascii="Calibri" w:hAnsi="Calibri" w:cs="Calibri"/>
          <w:sz w:val="24"/>
          <w:szCs w:val="24"/>
        </w:rPr>
        <w:t xml:space="preserve">classificação têm validade independente </w:t>
      </w:r>
      <w:r w:rsidR="00A166D0" w:rsidRPr="008B1791">
        <w:rPr>
          <w:rFonts w:ascii="Calibri" w:hAnsi="Calibri" w:cs="Calibri"/>
          <w:sz w:val="24"/>
          <w:szCs w:val="24"/>
        </w:rPr>
        <w:t>umas</w:t>
      </w:r>
      <w:r w:rsidRPr="008B1791">
        <w:rPr>
          <w:rFonts w:ascii="Calibri" w:hAnsi="Calibri" w:cs="Calibri"/>
          <w:sz w:val="24"/>
          <w:szCs w:val="24"/>
        </w:rPr>
        <w:t xml:space="preserve"> das outras. Ou seja, tanto beneficiários individuais como coletivos podem ser beneficiados por ofertas individuais, coletivas ou territorializadas. Da mesma forma, a análise dos resultados não acolhe um tipo específico, mas o conjunto </w:t>
      </w:r>
      <w:r w:rsidR="00A166D0" w:rsidRPr="008B1791">
        <w:rPr>
          <w:rFonts w:ascii="Calibri" w:hAnsi="Calibri" w:cs="Calibri"/>
          <w:sz w:val="24"/>
          <w:szCs w:val="24"/>
        </w:rPr>
        <w:t>dos beneficiários</w:t>
      </w:r>
      <w:r w:rsidRPr="008B1791">
        <w:rPr>
          <w:rFonts w:ascii="Calibri" w:hAnsi="Calibri" w:cs="Calibri"/>
          <w:sz w:val="24"/>
          <w:szCs w:val="24"/>
        </w:rPr>
        <w:t xml:space="preserve"> e das ofertas, a depender da variável sob análise.</w:t>
      </w:r>
    </w:p>
    <w:p w14:paraId="7EA38D52" w14:textId="5367379F" w:rsidR="003B46E6" w:rsidRPr="008B1791" w:rsidRDefault="36FF04B4" w:rsidP="60B35345">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As três perspectivas propostas foram abordadas setorialmente, tendo-se explorado algumas possibilidades de desenvolvimento de indicadores específicos. Os exemplos acolhidos no texto sugerem possibilidades promissoras de desenvolvimento de indicadores que possam dar melhor visibilidade àquelas dimensões de benefícios coletivos. No âmbito específico do Beneficiômetro</w:t>
      </w:r>
      <w:r w:rsidR="002522DE" w:rsidRPr="008B1791">
        <w:rPr>
          <w:rFonts w:ascii="Calibri" w:eastAsia="Times New Roman" w:hAnsi="Calibri" w:cs="Calibri"/>
          <w:sz w:val="24"/>
          <w:szCs w:val="24"/>
        </w:rPr>
        <w:t xml:space="preserve"> </w:t>
      </w:r>
      <w:r w:rsidRPr="008B1791">
        <w:rPr>
          <w:rFonts w:ascii="Calibri" w:eastAsia="Times New Roman" w:hAnsi="Calibri" w:cs="Calibri"/>
          <w:sz w:val="24"/>
          <w:szCs w:val="24"/>
        </w:rPr>
        <w:t xml:space="preserve">da Seguridade Social, o desenvolvimento de novos indicadores poderá aprimorar tal instrumento e favorecer o melhor conhecimento sobre este campo da ação pública. </w:t>
      </w:r>
    </w:p>
    <w:p w14:paraId="0D7CC9E9" w14:textId="13482F87" w:rsidR="003B46E6" w:rsidRPr="008B1791" w:rsidRDefault="36FF04B4" w:rsidP="4F038F16">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 xml:space="preserve">O exercício realizado sustenta, assim, a possibilidade de pensar em dimensões distintas de categorização dos benefícios coletivos. Fortalece a agenda de pesquisa sobre os beneficiários da seguridade social, as suas ofertas e os seus resultados sociais, econômicos e </w:t>
      </w:r>
      <w:r w:rsidRPr="008B1791">
        <w:rPr>
          <w:rFonts w:ascii="Calibri" w:eastAsia="Times New Roman" w:hAnsi="Calibri" w:cs="Calibri"/>
          <w:sz w:val="24"/>
          <w:szCs w:val="24"/>
        </w:rPr>
        <w:lastRenderedPageBreak/>
        <w:t>políticos. Instiga ainda a um maior aprofundamento na reflexão sobre o arranjo de solidariedade da seguridade social em favor da proteção ao indivíduo e, igualmente, em favor de grupos específicos e de todo o corpo social. As garantias protetivas efetivadas a grupos e à coletividade, as diferentes estratégias e abordagens coletivas e territoriais e os vários resultados coletivos das políticas de saúde, assistência e previdência social constituem uma promissora agenda de pesquisa, tratando de forma ampliada a complexidade da seguridade social e sua importância para a melhoria da dinâmica social e das condições de vida da população brasileira.</w:t>
      </w:r>
    </w:p>
    <w:p w14:paraId="462ABC5B" w14:textId="2AF33340" w:rsidR="467A6DF1" w:rsidRPr="008B1791" w:rsidRDefault="467A6DF1" w:rsidP="467A6DF1">
      <w:pPr>
        <w:spacing w:after="120" w:line="290" w:lineRule="exact"/>
        <w:ind w:firstLine="709"/>
        <w:jc w:val="both"/>
        <w:rPr>
          <w:rFonts w:ascii="Calibri" w:eastAsia="Calibri" w:hAnsi="Calibri" w:cs="Calibri"/>
          <w:sz w:val="24"/>
          <w:szCs w:val="24"/>
        </w:rPr>
      </w:pPr>
    </w:p>
    <w:p w14:paraId="0DD9A26E" w14:textId="201261E1" w:rsidR="3E91AB6C" w:rsidRPr="008B1791" w:rsidRDefault="3E91AB6C" w:rsidP="3E91AB6C">
      <w:pPr>
        <w:spacing w:after="120" w:line="290" w:lineRule="exact"/>
        <w:ind w:firstLine="709"/>
        <w:jc w:val="both"/>
        <w:rPr>
          <w:rFonts w:ascii="Calibri" w:eastAsia="Calibri" w:hAnsi="Calibri" w:cs="Calibri"/>
          <w:sz w:val="24"/>
          <w:szCs w:val="24"/>
        </w:rPr>
      </w:pPr>
    </w:p>
    <w:p w14:paraId="3E022D79" w14:textId="77777777" w:rsidR="003B46E6" w:rsidRPr="008B1791" w:rsidRDefault="003B46E6" w:rsidP="00B24494">
      <w:pPr>
        <w:pStyle w:val="Ttulo1"/>
        <w:numPr>
          <w:ilvl w:val="0"/>
          <w:numId w:val="0"/>
        </w:numPr>
        <w:rPr>
          <w:rFonts w:ascii="Calibri" w:hAnsi="Calibri" w:cs="Calibri"/>
        </w:rPr>
      </w:pPr>
      <w:r w:rsidRPr="008B1791">
        <w:rPr>
          <w:rFonts w:ascii="Calibri" w:hAnsi="Calibri" w:cs="Calibri"/>
        </w:rPr>
        <w:t>Referências</w:t>
      </w:r>
    </w:p>
    <w:p w14:paraId="32E25B9A" w14:textId="77777777" w:rsidR="003B46E6" w:rsidRPr="008B1791" w:rsidRDefault="003B46E6" w:rsidP="00981FE3">
      <w:pPr>
        <w:spacing w:line="290" w:lineRule="exact"/>
        <w:jc w:val="both"/>
        <w:rPr>
          <w:rFonts w:ascii="Calibri" w:hAnsi="Calibri" w:cs="Calibri"/>
          <w:sz w:val="24"/>
          <w:szCs w:val="24"/>
        </w:rPr>
      </w:pPr>
    </w:p>
    <w:p w14:paraId="749755C4" w14:textId="08C7CFC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ANSILIERO, Gabriela et al. Beneficiômetro da seguridade social: um panorama da previdência social brasileira a partir de indicadores clássicos. IPEA, Texto para Discussão (TD) 2941, 2023.</w:t>
      </w:r>
    </w:p>
    <w:p w14:paraId="6CC24619" w14:textId="08B4FCC9"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ASENSI, Felipe. Judicialização ou juridicização? As instituições jurídicas e suas estratégias na saúde. </w:t>
      </w:r>
      <w:proofErr w:type="spellStart"/>
      <w:r w:rsidRPr="008B1791">
        <w:rPr>
          <w:rFonts w:ascii="Calibri" w:hAnsi="Calibri" w:cs="Calibri"/>
          <w:b/>
          <w:bCs/>
          <w:sz w:val="24"/>
          <w:szCs w:val="24"/>
        </w:rPr>
        <w:t>Physis</w:t>
      </w:r>
      <w:proofErr w:type="spellEnd"/>
      <w:r w:rsidRPr="008B1791">
        <w:rPr>
          <w:rFonts w:ascii="Calibri" w:hAnsi="Calibri" w:cs="Calibri"/>
          <w:b/>
          <w:bCs/>
          <w:sz w:val="24"/>
          <w:szCs w:val="24"/>
        </w:rPr>
        <w:t>: Revista de Saúde Coletiva</w:t>
      </w:r>
      <w:r w:rsidRPr="008B1791">
        <w:rPr>
          <w:rFonts w:ascii="Calibri" w:hAnsi="Calibri" w:cs="Calibri"/>
          <w:sz w:val="24"/>
          <w:szCs w:val="24"/>
        </w:rPr>
        <w:t>, v. 20, p. 33-55, 2010.</w:t>
      </w:r>
    </w:p>
    <w:p w14:paraId="74081DB2"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BADIN, Arthur. O fundo de defesa de direitos difusos. </w:t>
      </w:r>
      <w:r w:rsidRPr="008B1791">
        <w:rPr>
          <w:rFonts w:ascii="Calibri" w:hAnsi="Calibri" w:cs="Calibri"/>
          <w:b/>
          <w:bCs/>
          <w:sz w:val="24"/>
          <w:szCs w:val="24"/>
        </w:rPr>
        <w:t>Revista de Direito do Consumidor</w:t>
      </w:r>
      <w:r w:rsidRPr="008B1791">
        <w:rPr>
          <w:rFonts w:ascii="Calibri" w:hAnsi="Calibri" w:cs="Calibri"/>
          <w:sz w:val="24"/>
          <w:szCs w:val="24"/>
        </w:rPr>
        <w:t>, v. 67, p. 62-99, 2008.</w:t>
      </w:r>
    </w:p>
    <w:p w14:paraId="6C3B4333" w14:textId="266841E7" w:rsidR="005F03FD" w:rsidRPr="008B1791" w:rsidRDefault="005F03FD" w:rsidP="00981FE3">
      <w:pPr>
        <w:pStyle w:val="NormalWeb"/>
        <w:spacing w:line="290" w:lineRule="exact"/>
        <w:jc w:val="both"/>
        <w:rPr>
          <w:rFonts w:ascii="Calibri" w:hAnsi="Calibri" w:cs="Calibri"/>
        </w:rPr>
      </w:pPr>
      <w:r w:rsidRPr="008B1791">
        <w:rPr>
          <w:rFonts w:ascii="Calibri" w:hAnsi="Calibri" w:cs="Calibri"/>
        </w:rPr>
        <w:t xml:space="preserve">BALBANI, Aracy; MONTOVANI, Jair. Métodos para abandono do tabagismo e tratamento da dependência da nicotina. </w:t>
      </w:r>
      <w:r w:rsidRPr="008B1791">
        <w:rPr>
          <w:rFonts w:ascii="Calibri" w:hAnsi="Calibri" w:cs="Calibri"/>
          <w:b/>
          <w:bCs/>
        </w:rPr>
        <w:t>Revista Brasileira de Otorrinolaringologia</w:t>
      </w:r>
      <w:r w:rsidRPr="008B1791">
        <w:rPr>
          <w:rFonts w:ascii="Calibri" w:hAnsi="Calibri" w:cs="Calibri"/>
        </w:rPr>
        <w:t>, v. 71, p. 820-827, 2005.</w:t>
      </w:r>
    </w:p>
    <w:p w14:paraId="7668362A" w14:textId="71F201C8" w:rsidR="003B46E6" w:rsidRPr="008B1791" w:rsidRDefault="003B46E6" w:rsidP="00981FE3">
      <w:pPr>
        <w:pStyle w:val="NormalWeb"/>
        <w:spacing w:line="290" w:lineRule="exact"/>
        <w:jc w:val="both"/>
        <w:rPr>
          <w:rFonts w:ascii="Calibri" w:hAnsi="Calibri" w:cs="Calibri"/>
        </w:rPr>
      </w:pPr>
      <w:r w:rsidRPr="008B1791">
        <w:rPr>
          <w:rFonts w:ascii="Calibri" w:hAnsi="Calibri" w:cs="Calibri"/>
          <w:caps/>
        </w:rPr>
        <w:t>Barros</w:t>
      </w:r>
      <w:r w:rsidRPr="008B1791">
        <w:rPr>
          <w:rFonts w:ascii="Calibri" w:hAnsi="Calibri" w:cs="Calibri"/>
        </w:rPr>
        <w:t xml:space="preserve">. P. B. de Azevedo. Os </w:t>
      </w:r>
      <w:r w:rsidR="006F32EE" w:rsidRPr="008B1791">
        <w:rPr>
          <w:rFonts w:ascii="Calibri" w:hAnsi="Calibri" w:cs="Calibri"/>
        </w:rPr>
        <w:t>b</w:t>
      </w:r>
      <w:r w:rsidRPr="008B1791">
        <w:rPr>
          <w:rFonts w:ascii="Calibri" w:hAnsi="Calibri" w:cs="Calibri"/>
        </w:rPr>
        <w:t xml:space="preserve">ens </w:t>
      </w:r>
      <w:r w:rsidR="006F32EE" w:rsidRPr="008B1791">
        <w:rPr>
          <w:rFonts w:ascii="Calibri" w:hAnsi="Calibri" w:cs="Calibri"/>
        </w:rPr>
        <w:t>p</w:t>
      </w:r>
      <w:r w:rsidRPr="008B1791">
        <w:rPr>
          <w:rFonts w:ascii="Calibri" w:hAnsi="Calibri" w:cs="Calibri"/>
        </w:rPr>
        <w:t>úblicos na Nova Economia Institucional. Dissertação de mestrado. Instituto de Pesquisas Econômicas da Universidade de São Paulo, 2003.</w:t>
      </w:r>
    </w:p>
    <w:p w14:paraId="16F2D6E1" w14:textId="7F41F0F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BATISTA, Luís Eduardo et al. Indicadores de monitoramento e avaliação da implementação da Política Nacional de Saúde Integral da População Negra.</w:t>
      </w:r>
      <w:r w:rsidR="006F32EE" w:rsidRPr="008B1791">
        <w:rPr>
          <w:rFonts w:ascii="Calibri" w:hAnsi="Calibri" w:cs="Calibri"/>
          <w:sz w:val="24"/>
          <w:szCs w:val="24"/>
        </w:rPr>
        <w:t xml:space="preserve"> </w:t>
      </w:r>
      <w:r w:rsidRPr="008B1791">
        <w:rPr>
          <w:rFonts w:ascii="Calibri" w:hAnsi="Calibri" w:cs="Calibri"/>
          <w:b/>
          <w:bCs/>
          <w:sz w:val="24"/>
          <w:szCs w:val="24"/>
        </w:rPr>
        <w:t>Saúde e Sociedade</w:t>
      </w:r>
      <w:r w:rsidRPr="008B1791">
        <w:rPr>
          <w:rFonts w:ascii="Calibri" w:hAnsi="Calibri" w:cs="Calibri"/>
          <w:sz w:val="24"/>
          <w:szCs w:val="24"/>
        </w:rPr>
        <w:t>, v. 29, n. 3, p. e190151, 2020.</w:t>
      </w:r>
    </w:p>
    <w:p w14:paraId="15768DE9" w14:textId="4C173737" w:rsidR="009249C0" w:rsidRPr="008B1791" w:rsidRDefault="009249C0"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Secretaria de Vigilância em Saúde. Indicadores institucionais do Programa Nacional de Vigilância da Qualidade da Água para consumo humano 2019. Brasília: Ministério da Saúde, 2020.</w:t>
      </w:r>
    </w:p>
    <w:p w14:paraId="65628E32" w14:textId="2CC364F8" w:rsidR="368EAF96" w:rsidRPr="008B1791" w:rsidRDefault="0BBBE299"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Comissão Nacional de Incorporação de Tecnologias no Sistema Único de Saúde (</w:t>
      </w:r>
      <w:proofErr w:type="spellStart"/>
      <w:r w:rsidRPr="008B1791">
        <w:rPr>
          <w:rFonts w:ascii="Calibri" w:hAnsi="Calibri" w:cs="Calibri"/>
          <w:sz w:val="24"/>
          <w:szCs w:val="24"/>
        </w:rPr>
        <w:t>Conitec</w:t>
      </w:r>
      <w:proofErr w:type="spellEnd"/>
      <w:r w:rsidRPr="008B1791">
        <w:rPr>
          <w:rFonts w:ascii="Calibri" w:hAnsi="Calibri" w:cs="Calibri"/>
          <w:sz w:val="24"/>
          <w:szCs w:val="24"/>
        </w:rPr>
        <w:t>). Secretaria Executiva. Controle de endemias. Brasília; Brasil. Ministério da Saúde; dez. 2000. 36 p.</w:t>
      </w:r>
    </w:p>
    <w:p w14:paraId="2514FF0D" w14:textId="31895CAE" w:rsidR="00B61B38" w:rsidRPr="008B1791" w:rsidRDefault="00B61B38" w:rsidP="00981FE3">
      <w:pPr>
        <w:spacing w:line="290" w:lineRule="exact"/>
        <w:jc w:val="both"/>
        <w:rPr>
          <w:rFonts w:ascii="Calibri" w:hAnsi="Calibri" w:cs="Calibri"/>
          <w:sz w:val="24"/>
          <w:szCs w:val="24"/>
        </w:rPr>
      </w:pPr>
      <w:r w:rsidRPr="008B1791">
        <w:rPr>
          <w:rFonts w:ascii="Calibri" w:hAnsi="Calibri" w:cs="Calibri"/>
          <w:sz w:val="24"/>
          <w:szCs w:val="24"/>
        </w:rPr>
        <w:t xml:space="preserve">BRASIL. Ministério do Desenvolvimento Social e Combate à Fome. Orientações Técnicas da Vigilância Socioassistencial. Brasília: Ministério do Desenvolvimento Social e Combate à Fome/Secretaria Nacional de Assistência Social, 2013. </w:t>
      </w:r>
    </w:p>
    <w:p w14:paraId="7D2A45AF" w14:textId="1D545DA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BRASIL. Ministério do Desenvolvimento Social. Orientações Técnicas sobre o PAIF volume 2. Brasília: Ministério do Desenvolvimento Social e Combate à Fome, 2012.</w:t>
      </w:r>
    </w:p>
    <w:p w14:paraId="61D30C85" w14:textId="2628D75E" w:rsidR="57568FB5"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caps/>
          <w:sz w:val="24"/>
          <w:szCs w:val="24"/>
        </w:rPr>
        <w:t>Chitolina</w:t>
      </w:r>
      <w:r w:rsidRPr="008B1791">
        <w:rPr>
          <w:rFonts w:ascii="Calibri" w:eastAsia="Calibri" w:hAnsi="Calibri" w:cs="Calibri"/>
          <w:sz w:val="24"/>
          <w:szCs w:val="24"/>
        </w:rPr>
        <w:t xml:space="preserve">, Lia, Miguel Nathan Foguel, </w:t>
      </w:r>
      <w:proofErr w:type="spellStart"/>
      <w:r w:rsidRPr="008B1791">
        <w:rPr>
          <w:rFonts w:ascii="Calibri" w:eastAsia="Calibri" w:hAnsi="Calibri" w:cs="Calibri"/>
          <w:sz w:val="24"/>
          <w:szCs w:val="24"/>
        </w:rPr>
        <w:t>and</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Naercio</w:t>
      </w:r>
      <w:proofErr w:type="spellEnd"/>
      <w:r w:rsidRPr="008B1791">
        <w:rPr>
          <w:rFonts w:ascii="Calibri" w:eastAsia="Calibri" w:hAnsi="Calibri" w:cs="Calibri"/>
          <w:sz w:val="24"/>
          <w:szCs w:val="24"/>
        </w:rPr>
        <w:t xml:space="preserve"> Menezes-Filho. </w:t>
      </w:r>
      <w:r w:rsidRPr="008B1791">
        <w:rPr>
          <w:rFonts w:ascii="Calibri" w:eastAsia="Calibri" w:hAnsi="Calibri" w:cs="Calibri"/>
          <w:sz w:val="24"/>
          <w:szCs w:val="24"/>
          <w:lang w:val="en-US"/>
        </w:rPr>
        <w:t xml:space="preserve">The Impact of the Expansion of the </w:t>
      </w:r>
      <w:proofErr w:type="spellStart"/>
      <w:r w:rsidRPr="008B1791">
        <w:rPr>
          <w:rFonts w:ascii="Calibri" w:eastAsia="Calibri" w:hAnsi="Calibri" w:cs="Calibri"/>
          <w:sz w:val="24"/>
          <w:szCs w:val="24"/>
          <w:lang w:val="en-US"/>
        </w:rPr>
        <w:t>Programa</w:t>
      </w:r>
      <w:proofErr w:type="spellEnd"/>
      <w:r w:rsidRPr="008B1791">
        <w:rPr>
          <w:rFonts w:ascii="Calibri" w:eastAsia="Calibri" w:hAnsi="Calibri" w:cs="Calibri"/>
          <w:sz w:val="24"/>
          <w:szCs w:val="24"/>
          <w:lang w:val="en-US"/>
        </w:rPr>
        <w:t xml:space="preserve"> Bolsa Família on School Attendance. No. 234. 2013.</w:t>
      </w:r>
    </w:p>
    <w:p w14:paraId="41784DE8" w14:textId="7D816F08" w:rsidR="57568FB5"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lastRenderedPageBreak/>
        <w:t xml:space="preserve">DE BRAUW, Alan et al. The impact of Bolsa Família on women’s decision-making power. </w:t>
      </w:r>
      <w:r w:rsidRPr="008B1791">
        <w:rPr>
          <w:rFonts w:ascii="Calibri" w:eastAsia="Calibri" w:hAnsi="Calibri" w:cs="Calibri"/>
          <w:b/>
          <w:bCs/>
          <w:sz w:val="24"/>
          <w:szCs w:val="24"/>
          <w:lang w:val="en-US"/>
        </w:rPr>
        <w:t>World Development</w:t>
      </w:r>
      <w:r w:rsidRPr="008B1791">
        <w:rPr>
          <w:rFonts w:ascii="Calibri" w:eastAsia="Calibri" w:hAnsi="Calibri" w:cs="Calibri"/>
          <w:sz w:val="24"/>
          <w:szCs w:val="24"/>
          <w:lang w:val="en-US"/>
        </w:rPr>
        <w:t>, v. 59, p. 487-504, 2014.</w:t>
      </w:r>
    </w:p>
    <w:p w14:paraId="59C04382" w14:textId="6F3A4520" w:rsidR="003B46E6" w:rsidRPr="008B1791" w:rsidRDefault="003B46E6" w:rsidP="00981FE3">
      <w:pPr>
        <w:pStyle w:val="NormalWeb"/>
        <w:spacing w:line="290" w:lineRule="exact"/>
        <w:jc w:val="both"/>
        <w:rPr>
          <w:rFonts w:ascii="Calibri" w:hAnsi="Calibri" w:cs="Calibri"/>
        </w:rPr>
      </w:pPr>
      <w:r w:rsidRPr="008B1791">
        <w:rPr>
          <w:rFonts w:ascii="Calibri" w:hAnsi="Calibri" w:cs="Calibri"/>
          <w:caps/>
        </w:rPr>
        <w:t>Delgado</w:t>
      </w:r>
      <w:r w:rsidRPr="008B1791">
        <w:rPr>
          <w:rFonts w:ascii="Calibri" w:hAnsi="Calibri" w:cs="Calibri"/>
        </w:rPr>
        <w:t xml:space="preserve">, G., &amp; </w:t>
      </w:r>
      <w:r w:rsidRPr="008B1791">
        <w:rPr>
          <w:rFonts w:ascii="Calibri" w:hAnsi="Calibri" w:cs="Calibri"/>
          <w:caps/>
        </w:rPr>
        <w:t>Cardoso</w:t>
      </w:r>
      <w:r w:rsidRPr="008B1791">
        <w:rPr>
          <w:rFonts w:ascii="Calibri" w:hAnsi="Calibri" w:cs="Calibri"/>
        </w:rPr>
        <w:t xml:space="preserve"> Jr, J. </w:t>
      </w:r>
      <w:proofErr w:type="gramStart"/>
      <w:r w:rsidRPr="008B1791">
        <w:rPr>
          <w:rFonts w:ascii="Calibri" w:hAnsi="Calibri" w:cs="Calibri"/>
        </w:rPr>
        <w:t>C..</w:t>
      </w:r>
      <w:proofErr w:type="gramEnd"/>
      <w:r w:rsidRPr="008B1791">
        <w:rPr>
          <w:rFonts w:ascii="Calibri" w:hAnsi="Calibri" w:cs="Calibri"/>
        </w:rPr>
        <w:t xml:space="preserve"> (2000). Principais resultados da pesquisa domiciliar sobre a previdência rural na região sul do Brasil (Projeto Avaliação Socioeconômica da Previdência Social Rural). Rio de Janeiro: IPEA, 2023. (Texto para Discussão n. 734. </w:t>
      </w:r>
    </w:p>
    <w:p w14:paraId="3FEAB2A9" w14:textId="297AD051" w:rsidR="003B46E6" w:rsidRPr="008B1791" w:rsidRDefault="00194DB6" w:rsidP="00981FE3">
      <w:pPr>
        <w:pStyle w:val="NormalWeb"/>
        <w:spacing w:line="290" w:lineRule="exact"/>
        <w:jc w:val="both"/>
        <w:rPr>
          <w:rFonts w:ascii="Calibri" w:hAnsi="Calibri" w:cs="Calibri"/>
        </w:rPr>
      </w:pPr>
      <w:r w:rsidRPr="008B1791">
        <w:rPr>
          <w:rFonts w:ascii="Calibri" w:hAnsi="Calibri" w:cs="Calibri"/>
        </w:rPr>
        <w:t>DESLANDES, Suely</w:t>
      </w:r>
      <w:r w:rsidR="001E4D40" w:rsidRPr="008B1791">
        <w:rPr>
          <w:rFonts w:ascii="Calibri" w:hAnsi="Calibri" w:cs="Calibri"/>
        </w:rPr>
        <w:t>.</w:t>
      </w:r>
      <w:r w:rsidRPr="008B1791">
        <w:rPr>
          <w:rFonts w:ascii="Calibri" w:hAnsi="Calibri" w:cs="Calibri"/>
        </w:rPr>
        <w:t xml:space="preserve"> Humanização: revisitando o conceito a partir das contribuições da sociologia médica. In: DESLANDES, S</w:t>
      </w:r>
      <w:r w:rsidR="001E4D40" w:rsidRPr="008B1791">
        <w:rPr>
          <w:rFonts w:ascii="Calibri" w:hAnsi="Calibri" w:cs="Calibri"/>
        </w:rPr>
        <w:t xml:space="preserve">. </w:t>
      </w:r>
      <w:r w:rsidRPr="008B1791">
        <w:rPr>
          <w:rFonts w:ascii="Calibri" w:hAnsi="Calibri" w:cs="Calibri"/>
        </w:rPr>
        <w:t>F</w:t>
      </w:r>
      <w:r w:rsidR="001E4D40" w:rsidRPr="008B1791">
        <w:rPr>
          <w:rFonts w:ascii="Calibri" w:hAnsi="Calibri" w:cs="Calibri"/>
        </w:rPr>
        <w:t>.</w:t>
      </w:r>
      <w:r w:rsidRPr="008B1791">
        <w:rPr>
          <w:rFonts w:ascii="Calibri" w:hAnsi="Calibri" w:cs="Calibri"/>
        </w:rPr>
        <w:t xml:space="preserve"> et al</w:t>
      </w:r>
      <w:r w:rsidR="001E4D40" w:rsidRPr="008B1791">
        <w:rPr>
          <w:rFonts w:ascii="Calibri" w:hAnsi="Calibri" w:cs="Calibri"/>
        </w:rPr>
        <w:t>.</w:t>
      </w:r>
      <w:r w:rsidRPr="008B1791">
        <w:rPr>
          <w:rFonts w:ascii="Calibri" w:hAnsi="Calibri" w:cs="Calibri"/>
        </w:rPr>
        <w:t xml:space="preserve"> Humanização dos cuidados em saúde: conceitos, dilemas e práticas. Rio de Janeiro: Fiocruz, p. 33-47, 2006</w:t>
      </w:r>
      <w:r w:rsidR="00DC4FE7" w:rsidRPr="008B1791">
        <w:rPr>
          <w:rFonts w:ascii="Calibri" w:hAnsi="Calibri" w:cs="Calibri"/>
        </w:rPr>
        <w:t>.</w:t>
      </w:r>
      <w:r w:rsidR="003B46E6" w:rsidRPr="008B1791">
        <w:rPr>
          <w:rFonts w:ascii="Calibri" w:hAnsi="Calibri" w:cs="Calibri"/>
        </w:rPr>
        <w:t>DURKHEIM, E. Da divisão do trabalho social. São Paulo: Martins Fontes, 1999.</w:t>
      </w:r>
    </w:p>
    <w:p w14:paraId="270E539F" w14:textId="77777777" w:rsidR="006F32EE" w:rsidRPr="008B1791" w:rsidRDefault="003B46E6" w:rsidP="00981FE3">
      <w:pPr>
        <w:pStyle w:val="NormalWeb"/>
        <w:spacing w:line="290" w:lineRule="exact"/>
        <w:jc w:val="both"/>
        <w:rPr>
          <w:rFonts w:ascii="Calibri" w:hAnsi="Calibri" w:cs="Calibri"/>
          <w:lang w:val="en-US"/>
        </w:rPr>
      </w:pPr>
      <w:r w:rsidRPr="008B1791">
        <w:rPr>
          <w:rFonts w:ascii="Calibri" w:hAnsi="Calibri" w:cs="Calibri"/>
        </w:rPr>
        <w:t xml:space="preserve">ELIAS, N. Modelos de jogo. In: ELIAS, N. Introdução à Sociologia. </w:t>
      </w:r>
      <w:r w:rsidRPr="008B1791">
        <w:rPr>
          <w:rFonts w:ascii="Calibri" w:hAnsi="Calibri" w:cs="Calibri"/>
          <w:lang w:val="en-US"/>
        </w:rPr>
        <w:t xml:space="preserve">Lisboa: </w:t>
      </w:r>
      <w:proofErr w:type="spellStart"/>
      <w:r w:rsidRPr="008B1791">
        <w:rPr>
          <w:rFonts w:ascii="Calibri" w:hAnsi="Calibri" w:cs="Calibri"/>
          <w:lang w:val="en-US"/>
        </w:rPr>
        <w:t>Edições</w:t>
      </w:r>
      <w:proofErr w:type="spellEnd"/>
      <w:r w:rsidRPr="008B1791">
        <w:rPr>
          <w:rFonts w:ascii="Calibri" w:hAnsi="Calibri" w:cs="Calibri"/>
          <w:lang w:val="en-US"/>
        </w:rPr>
        <w:t xml:space="preserve"> 70, 1970.</w:t>
      </w:r>
      <w:r w:rsidR="006F32EE" w:rsidRPr="008B1791">
        <w:rPr>
          <w:rFonts w:ascii="Calibri" w:hAnsi="Calibri" w:cs="Calibri"/>
          <w:lang w:val="en-US"/>
        </w:rPr>
        <w:t xml:space="preserve"> </w:t>
      </w:r>
    </w:p>
    <w:p w14:paraId="29D4CE78" w14:textId="16035D5B" w:rsidR="003B46E6" w:rsidRPr="008B1791" w:rsidRDefault="006F32EE" w:rsidP="00981FE3">
      <w:pPr>
        <w:pStyle w:val="NormalWeb"/>
        <w:spacing w:line="290" w:lineRule="exact"/>
        <w:jc w:val="both"/>
        <w:rPr>
          <w:rFonts w:ascii="Calibri" w:hAnsi="Calibri" w:cs="Calibri"/>
          <w:lang w:val="en-CA"/>
        </w:rPr>
      </w:pPr>
      <w:r w:rsidRPr="008B1791">
        <w:rPr>
          <w:rFonts w:ascii="Calibri" w:hAnsi="Calibri" w:cs="Calibri"/>
          <w:lang w:val="en-CA"/>
        </w:rPr>
        <w:t>FLEURBAEY</w:t>
      </w:r>
      <w:r w:rsidR="003B46E6" w:rsidRPr="008B1791">
        <w:rPr>
          <w:rFonts w:ascii="Calibri" w:hAnsi="Calibri" w:cs="Calibri"/>
          <w:lang w:val="en-CA"/>
        </w:rPr>
        <w:t>, M.;</w:t>
      </w:r>
      <w:r w:rsidRPr="008B1791">
        <w:rPr>
          <w:rFonts w:ascii="Calibri" w:hAnsi="Calibri" w:cs="Calibri"/>
          <w:lang w:val="en-CA"/>
        </w:rPr>
        <w:t xml:space="preserve"> KANBUR</w:t>
      </w:r>
      <w:r w:rsidR="003B46E6" w:rsidRPr="008B1791">
        <w:rPr>
          <w:rFonts w:ascii="Calibri" w:hAnsi="Calibri" w:cs="Calibri"/>
          <w:lang w:val="en-CA"/>
        </w:rPr>
        <w:t>,</w:t>
      </w:r>
      <w:r w:rsidRPr="008B1791">
        <w:rPr>
          <w:rFonts w:ascii="Calibri" w:hAnsi="Calibri" w:cs="Calibri"/>
          <w:lang w:val="en-CA"/>
        </w:rPr>
        <w:t xml:space="preserve"> </w:t>
      </w:r>
      <w:r w:rsidR="003B46E6" w:rsidRPr="008B1791">
        <w:rPr>
          <w:rFonts w:ascii="Calibri" w:hAnsi="Calibri" w:cs="Calibri"/>
          <w:lang w:val="en-CA"/>
        </w:rPr>
        <w:t xml:space="preserve">R.; </w:t>
      </w:r>
      <w:r w:rsidRPr="008B1791">
        <w:rPr>
          <w:rFonts w:ascii="Calibri" w:hAnsi="Calibri" w:cs="Calibri"/>
          <w:lang w:val="en-CA"/>
        </w:rPr>
        <w:t>VINEY</w:t>
      </w:r>
      <w:r w:rsidR="003B46E6" w:rsidRPr="008B1791">
        <w:rPr>
          <w:rFonts w:ascii="Calibri" w:hAnsi="Calibri" w:cs="Calibri"/>
          <w:lang w:val="en-CA"/>
        </w:rPr>
        <w:t>, B. Social externalities and economic analysis. Social Research: An International Quarterly, 2021, 88 (1), pp.</w:t>
      </w:r>
      <w:r w:rsidRPr="008B1791">
        <w:rPr>
          <w:rFonts w:ascii="Calibri" w:hAnsi="Calibri" w:cs="Calibri"/>
          <w:lang w:val="en-CA"/>
        </w:rPr>
        <w:t xml:space="preserve"> </w:t>
      </w:r>
      <w:r w:rsidR="003B46E6" w:rsidRPr="008B1791">
        <w:rPr>
          <w:rFonts w:ascii="Calibri" w:hAnsi="Calibri" w:cs="Calibri"/>
          <w:lang w:val="en-CA"/>
        </w:rPr>
        <w:t>171-202.</w:t>
      </w:r>
    </w:p>
    <w:p w14:paraId="2C6E71C7"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FRASER, N. Da redistribuição ao reconhecimento? Dilemas da justiça na era pós-socialista. In: SOUZA, J. (org.). Democracia hoje: novos desafios para a teoria democrática contemporânea. Brasília: Ed. da UnB, 2021. pp.246-82.</w:t>
      </w:r>
    </w:p>
    <w:p w14:paraId="240FA80D" w14:textId="67967848"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GAIZO, Flavio. A definição de direitos metaindividuais e o microssistema da tutela coletiva. 2020. </w:t>
      </w:r>
    </w:p>
    <w:p w14:paraId="4671BED6" w14:textId="4396AE2A" w:rsidR="00F7339B" w:rsidRPr="008B1791" w:rsidRDefault="00F7339B" w:rsidP="00981FE3">
      <w:pPr>
        <w:spacing w:line="290" w:lineRule="exact"/>
        <w:jc w:val="both"/>
        <w:rPr>
          <w:rFonts w:ascii="Calibri" w:hAnsi="Calibri" w:cs="Calibri"/>
          <w:sz w:val="24"/>
          <w:szCs w:val="24"/>
        </w:rPr>
      </w:pPr>
      <w:r w:rsidRPr="008B1791">
        <w:rPr>
          <w:rFonts w:ascii="Calibri" w:hAnsi="Calibri" w:cs="Calibri"/>
          <w:sz w:val="24"/>
          <w:szCs w:val="24"/>
        </w:rPr>
        <w:t>GARCIA, Joana. Apontamentos sobre a controvertida centralidade da família no trabalho social.</w:t>
      </w:r>
      <w:r w:rsidR="00041C06" w:rsidRPr="008B1791">
        <w:rPr>
          <w:rFonts w:ascii="Calibri" w:hAnsi="Calibri" w:cs="Calibri"/>
          <w:sz w:val="24"/>
          <w:szCs w:val="24"/>
        </w:rPr>
        <w:t xml:space="preserve"> </w:t>
      </w:r>
      <w:r w:rsidRPr="008B1791">
        <w:rPr>
          <w:rFonts w:ascii="Calibri" w:hAnsi="Calibri" w:cs="Calibri"/>
          <w:b/>
          <w:bCs/>
          <w:sz w:val="24"/>
          <w:szCs w:val="24"/>
        </w:rPr>
        <w:t>SER Social</w:t>
      </w:r>
      <w:r w:rsidRPr="008B1791">
        <w:rPr>
          <w:rFonts w:ascii="Calibri" w:hAnsi="Calibri" w:cs="Calibri"/>
          <w:sz w:val="24"/>
          <w:szCs w:val="24"/>
        </w:rPr>
        <w:t>, Brasília, v. 20, n. 42, p. 30–54, 2018.</w:t>
      </w:r>
    </w:p>
    <w:p w14:paraId="32C3BDCB" w14:textId="5BA2E97C"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rPr>
        <w:t xml:space="preserve">GLEWWE, Paul; KASSOUF, Ana Lucia. </w:t>
      </w:r>
      <w:r w:rsidRPr="008B1791">
        <w:rPr>
          <w:rFonts w:ascii="Calibri" w:eastAsia="Calibri" w:hAnsi="Calibri" w:cs="Calibri"/>
          <w:sz w:val="24"/>
          <w:szCs w:val="24"/>
          <w:lang w:val="en-US"/>
        </w:rPr>
        <w:t xml:space="preserve">The impact of the Bolsa Escola/Familia conditional cash transfer program on enrollment, dropout rates and grade promotion in Brazil. </w:t>
      </w:r>
      <w:r w:rsidRPr="008B1791">
        <w:rPr>
          <w:rFonts w:ascii="Calibri" w:eastAsia="Calibri" w:hAnsi="Calibri" w:cs="Calibri"/>
          <w:b/>
          <w:bCs/>
          <w:sz w:val="24"/>
          <w:szCs w:val="24"/>
          <w:lang w:val="en-US"/>
        </w:rPr>
        <w:t xml:space="preserve">Journal of </w:t>
      </w:r>
      <w:r w:rsidR="00A166D0" w:rsidRPr="008B1791">
        <w:rPr>
          <w:rFonts w:ascii="Calibri" w:eastAsia="Calibri" w:hAnsi="Calibri" w:cs="Calibri"/>
          <w:b/>
          <w:bCs/>
          <w:sz w:val="24"/>
          <w:szCs w:val="24"/>
          <w:lang w:val="en-US"/>
        </w:rPr>
        <w:t>Development</w:t>
      </w:r>
      <w:r w:rsidRPr="008B1791">
        <w:rPr>
          <w:rFonts w:ascii="Calibri" w:eastAsia="Calibri" w:hAnsi="Calibri" w:cs="Calibri"/>
          <w:b/>
          <w:bCs/>
          <w:sz w:val="24"/>
          <w:szCs w:val="24"/>
          <w:lang w:val="en-US"/>
        </w:rPr>
        <w:t xml:space="preserve"> Economics</w:t>
      </w:r>
      <w:r w:rsidRPr="008B1791">
        <w:rPr>
          <w:rFonts w:ascii="Calibri" w:eastAsia="Calibri" w:hAnsi="Calibri" w:cs="Calibri"/>
          <w:sz w:val="24"/>
          <w:szCs w:val="24"/>
          <w:lang w:val="en-US"/>
        </w:rPr>
        <w:t>, v. 97, n. 2, p. 505-517, 2012.</w:t>
      </w:r>
    </w:p>
    <w:p w14:paraId="07AEBC83" w14:textId="03C459F3"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GLOBEKNER, </w:t>
      </w:r>
      <w:proofErr w:type="spellStart"/>
      <w:r w:rsidRPr="008B1791">
        <w:rPr>
          <w:rFonts w:ascii="Calibri" w:hAnsi="Calibri" w:cs="Calibri"/>
          <w:sz w:val="24"/>
          <w:szCs w:val="24"/>
          <w:lang w:val="en-US"/>
        </w:rPr>
        <w:t>Osmir</w:t>
      </w:r>
      <w:proofErr w:type="spellEnd"/>
      <w:r w:rsidRPr="008B1791">
        <w:rPr>
          <w:rFonts w:ascii="Calibri" w:hAnsi="Calibri" w:cs="Calibri"/>
          <w:sz w:val="24"/>
          <w:szCs w:val="24"/>
          <w:lang w:val="en-US"/>
        </w:rPr>
        <w:t xml:space="preserve"> Antonio. </w:t>
      </w:r>
      <w:r w:rsidRPr="008B1791">
        <w:rPr>
          <w:rFonts w:ascii="Calibri" w:hAnsi="Calibri" w:cs="Calibri"/>
          <w:sz w:val="24"/>
          <w:szCs w:val="24"/>
        </w:rPr>
        <w:t>A tutela individual e coletiva do direito à saúde pelo Ministério Público.</w:t>
      </w:r>
      <w:r w:rsidR="00041C06" w:rsidRPr="008B1791">
        <w:rPr>
          <w:rFonts w:ascii="Calibri" w:hAnsi="Calibri" w:cs="Calibri"/>
          <w:sz w:val="24"/>
          <w:szCs w:val="24"/>
        </w:rPr>
        <w:t xml:space="preserve">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v. 8, p. 129-148, 2015.</w:t>
      </w:r>
    </w:p>
    <w:p w14:paraId="044375E8" w14:textId="6EC67E89" w:rsidR="4AB79685" w:rsidRPr="008B1791" w:rsidRDefault="4AB79685" w:rsidP="00981FE3">
      <w:pPr>
        <w:spacing w:line="290" w:lineRule="exact"/>
        <w:jc w:val="both"/>
        <w:rPr>
          <w:rFonts w:ascii="Calibri" w:eastAsia="Times New Roman" w:hAnsi="Calibri" w:cs="Calibri"/>
          <w:sz w:val="24"/>
          <w:szCs w:val="24"/>
        </w:rPr>
      </w:pPr>
      <w:r w:rsidRPr="008B1791">
        <w:rPr>
          <w:rFonts w:ascii="Calibri" w:eastAsia="Times New Roman" w:hAnsi="Calibri" w:cs="Calibri"/>
          <w:sz w:val="24"/>
          <w:szCs w:val="24"/>
        </w:rPr>
        <w:t>GONDIM, G. M. de M.; MONKEN, M. Territorialização em saúde. Rio de Janeiro: Rio de Janeiro, 2009.</w:t>
      </w:r>
    </w:p>
    <w:p w14:paraId="36FD1546" w14:textId="7E0F6526" w:rsidR="00423BE8" w:rsidRPr="008B1791" w:rsidRDefault="00423BE8" w:rsidP="00981FE3">
      <w:pPr>
        <w:shd w:val="clear" w:color="auto" w:fill="FFFFFF"/>
        <w:spacing w:line="290" w:lineRule="exact"/>
        <w:jc w:val="both"/>
        <w:rPr>
          <w:rFonts w:ascii="Calibri" w:hAnsi="Calibri" w:cs="Calibri"/>
          <w:color w:val="403D39"/>
          <w:sz w:val="24"/>
          <w:szCs w:val="24"/>
        </w:rPr>
      </w:pPr>
      <w:r w:rsidRPr="008B1791">
        <w:rPr>
          <w:rFonts w:ascii="Calibri" w:hAnsi="Calibri" w:cs="Calibri"/>
          <w:color w:val="403D39"/>
          <w:sz w:val="24"/>
          <w:szCs w:val="24"/>
        </w:rPr>
        <w:t xml:space="preserve">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MONKEN, Maurício. Território e territorialização. </w:t>
      </w:r>
      <w:r w:rsidRPr="008B1791">
        <w:rPr>
          <w:rFonts w:ascii="Calibri" w:hAnsi="Calibri" w:cs="Calibri"/>
          <w:i/>
          <w:iCs/>
          <w:color w:val="403D39"/>
          <w:sz w:val="24"/>
          <w:szCs w:val="24"/>
        </w:rPr>
        <w:t>In</w:t>
      </w:r>
      <w:r w:rsidRPr="008B1791">
        <w:rPr>
          <w:rFonts w:ascii="Calibri" w:hAnsi="Calibri" w:cs="Calibri"/>
          <w:color w:val="403D39"/>
          <w:sz w:val="24"/>
          <w:szCs w:val="24"/>
        </w:rPr>
        <w:t xml:space="preserve">: 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 CHRISTÓFARO, Maria A. C.; MIYASHIRO, Gladys (</w:t>
      </w:r>
      <w:proofErr w:type="spellStart"/>
      <w:r w:rsidRPr="008B1791">
        <w:rPr>
          <w:rFonts w:ascii="Calibri" w:hAnsi="Calibri" w:cs="Calibri"/>
          <w:color w:val="403D39"/>
          <w:sz w:val="24"/>
          <w:szCs w:val="24"/>
        </w:rPr>
        <w:t>Orgs</w:t>
      </w:r>
      <w:proofErr w:type="spellEnd"/>
      <w:r w:rsidRPr="008B1791">
        <w:rPr>
          <w:rFonts w:ascii="Calibri" w:hAnsi="Calibri" w:cs="Calibri"/>
          <w:color w:val="403D39"/>
          <w:sz w:val="24"/>
          <w:szCs w:val="24"/>
        </w:rPr>
        <w:t>.). </w:t>
      </w:r>
      <w:r w:rsidRPr="008B1791">
        <w:rPr>
          <w:rFonts w:ascii="Calibri" w:hAnsi="Calibri" w:cs="Calibri"/>
          <w:i/>
          <w:iCs/>
          <w:color w:val="403D39"/>
          <w:sz w:val="24"/>
          <w:szCs w:val="24"/>
        </w:rPr>
        <w:t>Técnico de vigilância em saúde</w:t>
      </w:r>
      <w:r w:rsidRPr="008B1791">
        <w:rPr>
          <w:rFonts w:ascii="Calibri" w:hAnsi="Calibri" w:cs="Calibri"/>
          <w:color w:val="403D39"/>
          <w:sz w:val="24"/>
          <w:szCs w:val="24"/>
        </w:rPr>
        <w:t>: contexto e identidade. Rio de Janeiro: EPSJV, 2017. p. 21-44. Disponível em: https://www.epsjv.fiocruz.br/sites/default/files/livro1.pdf</w:t>
      </w:r>
      <w:r w:rsidR="001B5D84" w:rsidRPr="008B1791">
        <w:rPr>
          <w:rFonts w:ascii="Calibri" w:hAnsi="Calibri" w:cs="Calibri"/>
          <w:color w:val="403D39"/>
          <w:sz w:val="24"/>
          <w:szCs w:val="24"/>
        </w:rPr>
        <w:t>.</w:t>
      </w:r>
    </w:p>
    <w:p w14:paraId="24E30F43" w14:textId="6BD97F3A"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GUANAIS, Frederico. The combined effects of the expansion of primary health care and conditional cash transfers on infant mortality in Brazil, 1998–2010. </w:t>
      </w:r>
      <w:r w:rsidRPr="008B1791">
        <w:rPr>
          <w:rFonts w:ascii="Calibri" w:eastAsia="Calibri" w:hAnsi="Calibri" w:cs="Calibri"/>
          <w:b/>
          <w:bCs/>
          <w:sz w:val="24"/>
          <w:szCs w:val="24"/>
          <w:lang w:val="en-US"/>
        </w:rPr>
        <w:t>American Journal of Public Health</w:t>
      </w:r>
      <w:r w:rsidRPr="008B1791">
        <w:rPr>
          <w:rFonts w:ascii="Calibri" w:eastAsia="Calibri" w:hAnsi="Calibri" w:cs="Calibri"/>
          <w:sz w:val="24"/>
          <w:szCs w:val="24"/>
          <w:lang w:val="en-US"/>
        </w:rPr>
        <w:t>, v. 105, n. S4, p. S593-S599, 2015.</w:t>
      </w:r>
    </w:p>
    <w:p w14:paraId="10A3FBEE" w14:textId="77777777" w:rsidR="005B6CA8" w:rsidRPr="008B1791" w:rsidRDefault="005B6CA8" w:rsidP="00981FE3">
      <w:pPr>
        <w:spacing w:line="290" w:lineRule="exact"/>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HALL, P. A. Policy paradigms, social learning, and the state: the case of economic policymaking in Britain. Comparative Politics, p. 275-296, 1993. </w:t>
      </w:r>
    </w:p>
    <w:p w14:paraId="6A797182" w14:textId="77519A93" w:rsidR="00765364" w:rsidRPr="008B1791" w:rsidRDefault="00765364" w:rsidP="00981FE3">
      <w:pPr>
        <w:spacing w:line="290" w:lineRule="exact"/>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HOWLETT, Michael. What is a policy instrument? Tools, mixes, and implementation styles. In: ELIADIS, Pearl; HILL, Margaret M.; HOWLETT, M. </w:t>
      </w:r>
      <w:r w:rsidRPr="008B1791">
        <w:rPr>
          <w:rFonts w:ascii="Calibri" w:eastAsia="Calibri" w:hAnsi="Calibri" w:cs="Calibri"/>
          <w:i/>
          <w:iCs/>
          <w:sz w:val="24"/>
          <w:szCs w:val="24"/>
          <w:lang w:val="en-US"/>
        </w:rPr>
        <w:t>Designing government.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from instruments to governance</w:t>
      </w:r>
      <w:r w:rsidRPr="008B1791">
        <w:rPr>
          <w:rFonts w:ascii="Calibri" w:eastAsia="Calibri" w:hAnsi="Calibri" w:cs="Calibri"/>
          <w:sz w:val="24"/>
          <w:szCs w:val="24"/>
          <w:lang w:val="en-US"/>
        </w:rPr>
        <w:t>. Montreal &amp; Kingston: McGill-Queen’s University Press, p. 31-50, 2005.</w:t>
      </w:r>
    </w:p>
    <w:p w14:paraId="75B4B032" w14:textId="554C482B" w:rsidR="42CC606A" w:rsidRPr="008B1791" w:rsidRDefault="2C0A49A8"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lastRenderedPageBreak/>
        <w:t xml:space="preserve">IPEA. Efeitos Econômicos do Gasto Social no Brasil. </w:t>
      </w:r>
      <w:r w:rsidRPr="008B1791">
        <w:rPr>
          <w:rFonts w:ascii="Calibri" w:eastAsia="Calibri" w:hAnsi="Calibri" w:cs="Calibri"/>
          <w:i/>
          <w:iCs/>
          <w:sz w:val="24"/>
          <w:szCs w:val="24"/>
        </w:rPr>
        <w:t xml:space="preserve">Perspectivas da política social no Brasil </w:t>
      </w:r>
      <w:r w:rsidRPr="008B1791">
        <w:rPr>
          <w:rFonts w:ascii="Calibri" w:eastAsia="Calibri" w:hAnsi="Calibri" w:cs="Calibri"/>
          <w:sz w:val="24"/>
          <w:szCs w:val="24"/>
        </w:rPr>
        <w:t>/ Instituto de Pesquisa Econômica Aplicada. Brasília: Ipea, p. 109-160, 2010.</w:t>
      </w:r>
    </w:p>
    <w:p w14:paraId="304426C9" w14:textId="62FBCB1A" w:rsidR="2C0A49A8" w:rsidRPr="008B1791" w:rsidRDefault="2C0A49A8"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t>IPEA. POLÍTICAS SOCIAIS: Acompanhamento e Análise. Brasília, DF: Ipea, n. 31, 2024</w:t>
      </w:r>
    </w:p>
    <w:p w14:paraId="129DA360" w14:textId="7DB88476" w:rsidR="00522F7B" w:rsidRPr="008B1791" w:rsidRDefault="00522F7B"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t>IPEA</w:t>
      </w:r>
      <w:r w:rsidR="008572C5" w:rsidRPr="008B1791">
        <w:rPr>
          <w:rFonts w:ascii="Calibri" w:eastAsia="Calibri" w:hAnsi="Calibri" w:cs="Calibri"/>
          <w:sz w:val="24"/>
          <w:szCs w:val="24"/>
        </w:rPr>
        <w:t>. Agenda 2030:objetivos de desenvolvimento sustentável, avaliação do progresso das principai</w:t>
      </w:r>
      <w:r w:rsidR="004B1BA4" w:rsidRPr="008B1791">
        <w:rPr>
          <w:rFonts w:ascii="Calibri" w:eastAsia="Calibri" w:hAnsi="Calibri" w:cs="Calibri"/>
          <w:sz w:val="24"/>
          <w:szCs w:val="24"/>
        </w:rPr>
        <w:t>s metas globais para o Brasil: ODS</w:t>
      </w:r>
      <w:r w:rsidR="00765C9E" w:rsidRPr="008B1791">
        <w:rPr>
          <w:rFonts w:ascii="Calibri" w:eastAsia="Calibri" w:hAnsi="Calibri" w:cs="Calibri"/>
          <w:sz w:val="24"/>
          <w:szCs w:val="24"/>
        </w:rPr>
        <w:t xml:space="preserve">  </w:t>
      </w:r>
      <w:r w:rsidR="004B1BA4" w:rsidRPr="008B1791">
        <w:rPr>
          <w:rFonts w:ascii="Calibri" w:eastAsia="Calibri" w:hAnsi="Calibri" w:cs="Calibri"/>
          <w:sz w:val="24"/>
          <w:szCs w:val="24"/>
        </w:rPr>
        <w:t>2:fome zero e agricultura sustentável</w:t>
      </w:r>
      <w:r w:rsidR="00BE07C3" w:rsidRPr="008B1791">
        <w:rPr>
          <w:rFonts w:ascii="Calibri" w:eastAsia="Calibri" w:hAnsi="Calibri" w:cs="Calibri"/>
          <w:sz w:val="24"/>
          <w:szCs w:val="24"/>
        </w:rPr>
        <w:t xml:space="preserve">. </w:t>
      </w:r>
      <w:proofErr w:type="spellStart"/>
      <w:r w:rsidR="00BE07C3" w:rsidRPr="008B1791">
        <w:rPr>
          <w:rFonts w:ascii="Calibri" w:eastAsia="Calibri" w:hAnsi="Calibri" w:cs="Calibri"/>
          <w:sz w:val="24"/>
          <w:szCs w:val="24"/>
        </w:rPr>
        <w:t>Brasília:Ipea</w:t>
      </w:r>
      <w:proofErr w:type="spellEnd"/>
      <w:r w:rsidR="00BE07C3" w:rsidRPr="008B1791">
        <w:rPr>
          <w:rFonts w:ascii="Calibri" w:eastAsia="Calibri" w:hAnsi="Calibri" w:cs="Calibri"/>
          <w:sz w:val="24"/>
          <w:szCs w:val="24"/>
        </w:rPr>
        <w:t>, 2024. 23p</w:t>
      </w:r>
      <w:r w:rsidR="00AD598C" w:rsidRPr="008B1791">
        <w:rPr>
          <w:rFonts w:ascii="Calibri" w:eastAsia="Calibri" w:hAnsi="Calibri" w:cs="Calibri"/>
          <w:sz w:val="24"/>
          <w:szCs w:val="24"/>
        </w:rPr>
        <w:t xml:space="preserve"> (cadernos ODS, 2). DOI: http://dx.doi.org/10.38116/ ri2024ODS2</w:t>
      </w:r>
    </w:p>
    <w:p w14:paraId="36B5291F" w14:textId="3EEBC136" w:rsidR="00763560" w:rsidRPr="008B1791" w:rsidRDefault="00763560" w:rsidP="00981FE3">
      <w:pPr>
        <w:spacing w:line="290" w:lineRule="exact"/>
        <w:jc w:val="both"/>
        <w:rPr>
          <w:rFonts w:ascii="Calibri" w:hAnsi="Calibri" w:cs="Calibri"/>
          <w:caps/>
          <w:sz w:val="24"/>
          <w:szCs w:val="24"/>
        </w:rPr>
      </w:pPr>
      <w:r w:rsidRPr="008B1791">
        <w:rPr>
          <w:rFonts w:ascii="Calibri" w:hAnsi="Calibri" w:cs="Calibri"/>
          <w:caps/>
          <w:sz w:val="24"/>
          <w:szCs w:val="24"/>
        </w:rPr>
        <w:t>Jaccoud,</w:t>
      </w:r>
      <w:r w:rsidRPr="008B1791">
        <w:rPr>
          <w:rFonts w:ascii="Calibri" w:hAnsi="Calibri" w:cs="Calibri"/>
          <w:sz w:val="24"/>
          <w:szCs w:val="24"/>
        </w:rPr>
        <w:t xml:space="preserve"> Luciana</w:t>
      </w:r>
      <w:r w:rsidRPr="008B1791">
        <w:rPr>
          <w:rFonts w:ascii="Calibri" w:hAnsi="Calibri" w:cs="Calibri"/>
          <w:caps/>
          <w:sz w:val="24"/>
          <w:szCs w:val="24"/>
        </w:rPr>
        <w:t xml:space="preserve">. </w:t>
      </w:r>
      <w:r w:rsidRPr="008B1791">
        <w:rPr>
          <w:rFonts w:ascii="Calibri" w:hAnsi="Calibri" w:cs="Calibri"/>
          <w:sz w:val="24"/>
          <w:szCs w:val="24"/>
        </w:rPr>
        <w:t xml:space="preserve">Coordenação e territórios no Suas: o caso do </w:t>
      </w:r>
      <w:proofErr w:type="spellStart"/>
      <w:r w:rsidRPr="008B1791">
        <w:rPr>
          <w:rFonts w:ascii="Calibri" w:hAnsi="Calibri" w:cs="Calibri"/>
          <w:sz w:val="24"/>
          <w:szCs w:val="24"/>
        </w:rPr>
        <w:t>Paif</w:t>
      </w:r>
      <w:proofErr w:type="spellEnd"/>
      <w:r w:rsidRPr="008B1791">
        <w:rPr>
          <w:rFonts w:ascii="Calibri" w:hAnsi="Calibri" w:cs="Calibri"/>
          <w:sz w:val="24"/>
          <w:szCs w:val="24"/>
        </w:rPr>
        <w:t>. In: Jaccoud, L</w:t>
      </w:r>
      <w:r w:rsidR="005C27CA" w:rsidRPr="008B1791">
        <w:rPr>
          <w:rFonts w:ascii="Calibri" w:hAnsi="Calibri" w:cs="Calibri"/>
          <w:sz w:val="24"/>
          <w:szCs w:val="24"/>
        </w:rPr>
        <w:t xml:space="preserve"> (</w:t>
      </w:r>
      <w:proofErr w:type="spellStart"/>
      <w:r w:rsidR="005C27CA" w:rsidRPr="008B1791">
        <w:rPr>
          <w:rFonts w:ascii="Calibri" w:hAnsi="Calibri" w:cs="Calibri"/>
          <w:sz w:val="24"/>
          <w:szCs w:val="24"/>
        </w:rPr>
        <w:t>org</w:t>
      </w:r>
      <w:proofErr w:type="spellEnd"/>
      <w:r w:rsidR="005C27CA" w:rsidRPr="008B1791">
        <w:rPr>
          <w:rFonts w:ascii="Calibri" w:hAnsi="Calibri" w:cs="Calibri"/>
          <w:sz w:val="24"/>
          <w:szCs w:val="24"/>
        </w:rPr>
        <w:t>)</w:t>
      </w:r>
      <w:r w:rsidRPr="008B1791">
        <w:rPr>
          <w:rFonts w:ascii="Calibri" w:hAnsi="Calibri" w:cs="Calibri"/>
          <w:sz w:val="24"/>
          <w:szCs w:val="24"/>
        </w:rPr>
        <w:t xml:space="preserve">.  Coordenação e relações intergovernamentais nas políticas sociais brasileiras. Brasília, IPEA, 2020. </w:t>
      </w:r>
    </w:p>
    <w:p w14:paraId="122CFB09" w14:textId="6D12767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w:t>
      </w:r>
      <w:r w:rsidR="00763560" w:rsidRPr="008B1791">
        <w:rPr>
          <w:rFonts w:ascii="Calibri" w:hAnsi="Calibri" w:cs="Calibri"/>
          <w:sz w:val="24"/>
          <w:szCs w:val="24"/>
        </w:rPr>
        <w:t>Luciana</w:t>
      </w:r>
      <w:r w:rsidRPr="008B1791">
        <w:rPr>
          <w:rFonts w:ascii="Calibri" w:hAnsi="Calibri" w:cs="Calibri"/>
          <w:sz w:val="24"/>
          <w:szCs w:val="24"/>
        </w:rPr>
        <w:t xml:space="preserve">. Seguridade social: por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Rio de Janeiro: IPEA, Texto para Discussão n. 2919, 2023.</w:t>
      </w:r>
    </w:p>
    <w:p w14:paraId="62A75153" w14:textId="016C038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Luciana Bases institucionais e interfaces na seguridade social brasileira: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2921, 2023a.</w:t>
      </w:r>
    </w:p>
    <w:p w14:paraId="47E7BAD0"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JACCOUD, Luciana. Idosos em situação de isolamento social: Uma abordagem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3200, 2024.</w:t>
      </w:r>
    </w:p>
    <w:p w14:paraId="1FF6995A"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caps/>
          <w:sz w:val="24"/>
          <w:szCs w:val="24"/>
        </w:rPr>
        <w:t>Jones</w:t>
      </w:r>
      <w:r w:rsidRPr="008B1791">
        <w:rPr>
          <w:rFonts w:ascii="Calibri" w:hAnsi="Calibri" w:cs="Calibri"/>
          <w:sz w:val="24"/>
          <w:szCs w:val="24"/>
        </w:rPr>
        <w:t xml:space="preserve">, Peter. </w:t>
      </w:r>
      <w:proofErr w:type="spellStart"/>
      <w:r w:rsidRPr="008B1791">
        <w:rPr>
          <w:rFonts w:ascii="Calibri" w:hAnsi="Calibri" w:cs="Calibri"/>
          <w:sz w:val="24"/>
          <w:szCs w:val="24"/>
        </w:rPr>
        <w:t>Group</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Rights</w:t>
      </w:r>
      <w:proofErr w:type="spellEnd"/>
      <w:r w:rsidRPr="008B1791">
        <w:rPr>
          <w:rFonts w:ascii="Calibri" w:hAnsi="Calibri" w:cs="Calibri"/>
          <w:sz w:val="24"/>
          <w:szCs w:val="24"/>
        </w:rPr>
        <w:t xml:space="preserve">. </w:t>
      </w:r>
      <w:r w:rsidRPr="008B1791">
        <w:rPr>
          <w:rFonts w:ascii="Calibri" w:hAnsi="Calibri" w:cs="Calibri"/>
          <w:sz w:val="24"/>
          <w:szCs w:val="24"/>
          <w:lang w:val="en-CA"/>
        </w:rPr>
        <w:t xml:space="preserve">The Stanford Encyclopedia of Philosophy. 2022 </w:t>
      </w:r>
    </w:p>
    <w:p w14:paraId="5265D8BA" w14:textId="2A03078F"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JOVANOVIC, Miodrag. Recognizing minority identities through collective rights. </w:t>
      </w:r>
      <w:r w:rsidRPr="008B1791">
        <w:rPr>
          <w:rFonts w:ascii="Calibri" w:hAnsi="Calibri" w:cs="Calibri"/>
          <w:b/>
          <w:bCs/>
          <w:sz w:val="24"/>
          <w:szCs w:val="24"/>
          <w:lang w:val="en-CA"/>
        </w:rPr>
        <w:t>Human Rights Quarterly</w:t>
      </w:r>
      <w:r w:rsidRPr="008B1791">
        <w:rPr>
          <w:rFonts w:ascii="Calibri" w:hAnsi="Calibri" w:cs="Calibri"/>
          <w:sz w:val="24"/>
          <w:szCs w:val="24"/>
          <w:lang w:val="en-CA"/>
        </w:rPr>
        <w:t>, v. 27, n. 2, p. 625-651, 2005.</w:t>
      </w:r>
    </w:p>
    <w:p w14:paraId="283838E7"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lang w:val="en-US"/>
        </w:rPr>
        <w:t>Kapp</w:t>
      </w:r>
      <w:r w:rsidRPr="008B1791">
        <w:rPr>
          <w:rFonts w:ascii="Calibri" w:hAnsi="Calibri" w:cs="Calibri"/>
          <w:sz w:val="24"/>
          <w:szCs w:val="24"/>
          <w:lang w:val="en-US"/>
        </w:rPr>
        <w:t xml:space="preserve">, K. W. The Heterodox Theory of Social Costs. Ed. Sebastian Berger. </w:t>
      </w:r>
      <w:proofErr w:type="spellStart"/>
      <w:r w:rsidRPr="008B1791">
        <w:rPr>
          <w:rFonts w:ascii="Calibri" w:hAnsi="Calibri" w:cs="Calibri"/>
          <w:sz w:val="24"/>
          <w:szCs w:val="24"/>
          <w:lang w:val="en-US"/>
        </w:rPr>
        <w:t>Londres</w:t>
      </w:r>
      <w:proofErr w:type="spellEnd"/>
      <w:r w:rsidRPr="008B1791">
        <w:rPr>
          <w:rFonts w:ascii="Calibri" w:hAnsi="Calibri" w:cs="Calibri"/>
          <w:sz w:val="24"/>
          <w:szCs w:val="24"/>
          <w:lang w:val="en-US"/>
        </w:rPr>
        <w:t>: Routledge, 2017.</w:t>
      </w:r>
    </w:p>
    <w:p w14:paraId="0FEBCDE3" w14:textId="3BC514E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Kerstenetzky</w:t>
      </w:r>
      <w:r w:rsidRPr="008B1791">
        <w:rPr>
          <w:rFonts w:ascii="Calibri" w:hAnsi="Calibri" w:cs="Calibri"/>
          <w:sz w:val="24"/>
          <w:szCs w:val="24"/>
        </w:rPr>
        <w:t xml:space="preserve">, </w:t>
      </w:r>
      <w:r w:rsidR="004F4E8B" w:rsidRPr="008B1791">
        <w:rPr>
          <w:rFonts w:ascii="Calibri" w:hAnsi="Calibri" w:cs="Calibri"/>
          <w:sz w:val="24"/>
          <w:szCs w:val="24"/>
          <w:shd w:val="clear" w:color="auto" w:fill="FFFFFF"/>
        </w:rPr>
        <w:t>Celia</w:t>
      </w:r>
      <w:r w:rsidRPr="008B1791">
        <w:rPr>
          <w:rFonts w:ascii="Calibri" w:hAnsi="Calibri" w:cs="Calibri"/>
          <w:sz w:val="24"/>
          <w:szCs w:val="24"/>
        </w:rPr>
        <w:t xml:space="preserve">. (2023). Investimento público em serviços sociais como componente central de uma agenda de desenvolvimento. Revista Do Serviço Público, 74(1), 64 - 86. Recuperado de </w:t>
      </w:r>
      <w:hyperlink r:id="rId18" w:history="1">
        <w:r w:rsidRPr="008B1791">
          <w:rPr>
            <w:rFonts w:ascii="Calibri" w:hAnsi="Calibri" w:cs="Calibri"/>
            <w:sz w:val="24"/>
            <w:szCs w:val="24"/>
          </w:rPr>
          <w:t>https://revista.enap.gov.br/index.php/RSP/article/view/9952</w:t>
        </w:r>
      </w:hyperlink>
    </w:p>
    <w:p w14:paraId="64463A61" w14:textId="2A316571" w:rsidR="003B46E6" w:rsidRPr="008B1791" w:rsidRDefault="003B46E6" w:rsidP="00981FE3">
      <w:pPr>
        <w:spacing w:line="290" w:lineRule="exact"/>
        <w:jc w:val="both"/>
        <w:rPr>
          <w:rFonts w:ascii="Calibri" w:hAnsi="Calibri" w:cs="Calibri"/>
          <w:sz w:val="24"/>
          <w:szCs w:val="24"/>
          <w:shd w:val="clear" w:color="auto" w:fill="FFFFFF"/>
        </w:rPr>
      </w:pPr>
      <w:r w:rsidRPr="008B1791">
        <w:rPr>
          <w:rFonts w:ascii="Calibri" w:hAnsi="Calibri" w:cs="Calibri"/>
          <w:caps/>
          <w:sz w:val="24"/>
          <w:szCs w:val="24"/>
          <w:shd w:val="clear" w:color="auto" w:fill="FFFFFF"/>
        </w:rPr>
        <w:t>Kerstenetzky</w:t>
      </w:r>
      <w:r w:rsidRPr="008B1791">
        <w:rPr>
          <w:rFonts w:ascii="Calibri" w:hAnsi="Calibri" w:cs="Calibri"/>
          <w:sz w:val="24"/>
          <w:szCs w:val="24"/>
          <w:shd w:val="clear" w:color="auto" w:fill="FFFFFF"/>
        </w:rPr>
        <w:t>, Celia.</w:t>
      </w:r>
      <w:r w:rsidR="004000AA" w:rsidRPr="008B1791">
        <w:rPr>
          <w:rFonts w:ascii="Calibri" w:hAnsi="Calibri" w:cs="Calibri"/>
          <w:sz w:val="24"/>
          <w:szCs w:val="24"/>
          <w:shd w:val="clear" w:color="auto" w:fill="FFFFFF"/>
        </w:rPr>
        <w:t xml:space="preserve"> </w:t>
      </w:r>
      <w:r w:rsidRPr="008B1791">
        <w:rPr>
          <w:rFonts w:ascii="Calibri" w:hAnsi="Calibri" w:cs="Calibri"/>
          <w:sz w:val="24"/>
          <w:szCs w:val="24"/>
          <w:shd w:val="clear" w:color="auto" w:fill="FFFFFF"/>
        </w:rPr>
        <w:t>O estado do bem-estar social na idade da razão. Elsevier, 2012.</w:t>
      </w:r>
    </w:p>
    <w:p w14:paraId="753A8EED"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LANA, Raquel Martins et al. Identificação de grupos prioritários para a vacinação contra COVID-19 no Brasil. </w:t>
      </w:r>
      <w:r w:rsidRPr="008B1791">
        <w:rPr>
          <w:rFonts w:ascii="Calibri" w:hAnsi="Calibri" w:cs="Calibri"/>
          <w:b/>
          <w:bCs/>
          <w:sz w:val="24"/>
          <w:szCs w:val="24"/>
        </w:rPr>
        <w:t>Cadernos de Saúde Pública</w:t>
      </w:r>
      <w:r w:rsidRPr="008B1791">
        <w:rPr>
          <w:rFonts w:ascii="Calibri" w:hAnsi="Calibri" w:cs="Calibri"/>
          <w:sz w:val="24"/>
          <w:szCs w:val="24"/>
        </w:rPr>
        <w:t>, v. 37, p. e00049821, 2021.</w:t>
      </w:r>
    </w:p>
    <w:p w14:paraId="130E8062" w14:textId="7816B8A3" w:rsidR="001F4C83" w:rsidRPr="008B1791" w:rsidRDefault="001F4C83" w:rsidP="00981FE3">
      <w:pPr>
        <w:spacing w:line="290" w:lineRule="exact"/>
        <w:jc w:val="both"/>
        <w:rPr>
          <w:rFonts w:ascii="Calibri" w:hAnsi="Calibri" w:cs="Calibri"/>
          <w:sz w:val="24"/>
          <w:szCs w:val="24"/>
        </w:rPr>
      </w:pPr>
      <w:r w:rsidRPr="008B1791">
        <w:rPr>
          <w:rFonts w:ascii="Calibri" w:hAnsi="Calibri" w:cs="Calibri"/>
          <w:sz w:val="24"/>
          <w:szCs w:val="24"/>
        </w:rPr>
        <w:t xml:space="preserve">LASCOUMES, Pierre; LE GALÈS, Patrick. A ação pública abordada pelos seus instrumentos. Revista Pós Ciências Sociais, v.9, n.18, </w:t>
      </w:r>
      <w:proofErr w:type="spellStart"/>
      <w:r w:rsidRPr="008B1791">
        <w:rPr>
          <w:rFonts w:ascii="Calibri" w:hAnsi="Calibri" w:cs="Calibri"/>
          <w:sz w:val="24"/>
          <w:szCs w:val="24"/>
        </w:rPr>
        <w:t>jul</w:t>
      </w:r>
      <w:proofErr w:type="spellEnd"/>
      <w:r w:rsidRPr="008B1791">
        <w:rPr>
          <w:rFonts w:ascii="Calibri" w:hAnsi="Calibri" w:cs="Calibri"/>
          <w:sz w:val="24"/>
          <w:szCs w:val="24"/>
        </w:rPr>
        <w:t xml:space="preserve">/dez. 2012. </w:t>
      </w:r>
    </w:p>
    <w:p w14:paraId="74641989" w14:textId="0F25EB7A" w:rsidR="00765364" w:rsidRPr="008B1791" w:rsidRDefault="00765364" w:rsidP="00981FE3">
      <w:pPr>
        <w:spacing w:before="240" w:line="290" w:lineRule="exact"/>
        <w:jc w:val="both"/>
        <w:rPr>
          <w:rFonts w:ascii="Calibri" w:hAnsi="Calibri" w:cs="Calibri"/>
          <w:sz w:val="24"/>
          <w:szCs w:val="24"/>
        </w:rPr>
      </w:pPr>
      <w:r w:rsidRPr="008B1791">
        <w:rPr>
          <w:rFonts w:ascii="Calibri" w:hAnsi="Calibri" w:cs="Calibri"/>
          <w:caps/>
          <w:sz w:val="24"/>
          <w:szCs w:val="24"/>
        </w:rPr>
        <w:t>Le Galès</w:t>
      </w:r>
      <w:r w:rsidRPr="008B1791">
        <w:rPr>
          <w:rFonts w:ascii="Calibri" w:hAnsi="Calibri" w:cs="Calibri"/>
          <w:sz w:val="24"/>
          <w:szCs w:val="24"/>
        </w:rPr>
        <w:t xml:space="preserve">, P. </w:t>
      </w:r>
      <w:proofErr w:type="spellStart"/>
      <w:r w:rsidRPr="008B1791">
        <w:rPr>
          <w:rFonts w:ascii="Calibri" w:hAnsi="Calibri" w:cs="Calibri"/>
          <w:sz w:val="24"/>
          <w:szCs w:val="24"/>
        </w:rPr>
        <w:t>Policy</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instruments</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and</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governance</w:t>
      </w:r>
      <w:proofErr w:type="spellEnd"/>
      <w:r w:rsidRPr="008B1791">
        <w:rPr>
          <w:rFonts w:ascii="Calibri" w:hAnsi="Calibri" w:cs="Calibri"/>
          <w:sz w:val="24"/>
          <w:szCs w:val="24"/>
        </w:rPr>
        <w:t xml:space="preserve">. </w:t>
      </w:r>
      <w:r w:rsidRPr="008B1791">
        <w:rPr>
          <w:rFonts w:ascii="Calibri" w:hAnsi="Calibri" w:cs="Calibri"/>
          <w:i/>
          <w:sz w:val="24"/>
          <w:szCs w:val="24"/>
          <w:lang w:val="en-US"/>
        </w:rPr>
        <w:t>In</w:t>
      </w:r>
      <w:r w:rsidRPr="008B1791">
        <w:rPr>
          <w:rFonts w:ascii="Calibri" w:hAnsi="Calibri" w:cs="Calibri"/>
          <w:sz w:val="24"/>
          <w:szCs w:val="24"/>
          <w:lang w:val="en-US"/>
        </w:rPr>
        <w:t xml:space="preserve">: BEVIR, M. (Ed.). </w:t>
      </w:r>
      <w:r w:rsidRPr="008B1791">
        <w:rPr>
          <w:rFonts w:ascii="Calibri" w:hAnsi="Calibri" w:cs="Calibri"/>
          <w:b/>
          <w:sz w:val="24"/>
          <w:szCs w:val="24"/>
          <w:lang w:val="en-US"/>
        </w:rPr>
        <w:t>Handbook of Governance</w:t>
      </w:r>
      <w:r w:rsidRPr="008B1791">
        <w:rPr>
          <w:rFonts w:ascii="Calibri" w:hAnsi="Calibri" w:cs="Calibri"/>
          <w:sz w:val="24"/>
          <w:szCs w:val="24"/>
          <w:lang w:val="en-US"/>
        </w:rPr>
        <w:t xml:space="preserve">. </w:t>
      </w:r>
      <w:r w:rsidRPr="008B1791">
        <w:rPr>
          <w:rFonts w:ascii="Calibri" w:hAnsi="Calibri" w:cs="Calibri"/>
          <w:sz w:val="24"/>
          <w:szCs w:val="24"/>
        </w:rPr>
        <w:t xml:space="preserve">Califórnia: </w:t>
      </w:r>
      <w:proofErr w:type="spellStart"/>
      <w:r w:rsidRPr="008B1791">
        <w:rPr>
          <w:rFonts w:ascii="Calibri" w:hAnsi="Calibri" w:cs="Calibri"/>
          <w:sz w:val="24"/>
          <w:szCs w:val="24"/>
        </w:rPr>
        <w:t>Sage</w:t>
      </w:r>
      <w:proofErr w:type="spellEnd"/>
      <w:r w:rsidRPr="008B1791">
        <w:rPr>
          <w:rFonts w:ascii="Calibri" w:hAnsi="Calibri" w:cs="Calibri"/>
          <w:sz w:val="24"/>
          <w:szCs w:val="24"/>
        </w:rPr>
        <w:t>, 2010.</w:t>
      </w:r>
    </w:p>
    <w:p w14:paraId="628A0551" w14:textId="53C62061" w:rsidR="003B46E6" w:rsidRPr="008B1791" w:rsidRDefault="003B46E6" w:rsidP="00981FE3">
      <w:pPr>
        <w:spacing w:line="290" w:lineRule="exact"/>
        <w:jc w:val="both"/>
        <w:rPr>
          <w:rFonts w:ascii="Calibri" w:hAnsi="Calibri" w:cs="Calibri"/>
          <w:caps/>
          <w:sz w:val="24"/>
          <w:szCs w:val="24"/>
          <w:lang w:val="en-CA"/>
        </w:rPr>
      </w:pPr>
      <w:r w:rsidRPr="008B1791">
        <w:rPr>
          <w:rFonts w:ascii="Calibri" w:hAnsi="Calibri" w:cs="Calibri"/>
          <w:caps/>
          <w:sz w:val="24"/>
          <w:szCs w:val="24"/>
        </w:rPr>
        <w:t xml:space="preserve">LEITE, </w:t>
      </w:r>
      <w:r w:rsidRPr="008B1791">
        <w:rPr>
          <w:rFonts w:ascii="Calibri" w:hAnsi="Calibri" w:cs="Calibri"/>
          <w:sz w:val="24"/>
          <w:szCs w:val="24"/>
        </w:rPr>
        <w:t>Ilka Boaventura</w:t>
      </w:r>
      <w:r w:rsidRPr="008B1791">
        <w:rPr>
          <w:rFonts w:ascii="Calibri" w:hAnsi="Calibri" w:cs="Calibri"/>
          <w:caps/>
          <w:sz w:val="24"/>
          <w:szCs w:val="24"/>
        </w:rPr>
        <w:t xml:space="preserve">. </w:t>
      </w:r>
      <w:r w:rsidRPr="008B1791">
        <w:rPr>
          <w:rFonts w:ascii="Calibri" w:hAnsi="Calibri" w:cs="Calibri"/>
          <w:sz w:val="24"/>
          <w:szCs w:val="24"/>
        </w:rPr>
        <w:t>OS QUILOMBOS NO BRASIL: QUESTÕES CONCEITUAIS E NORMATIVAS. </w:t>
      </w:r>
      <w:proofErr w:type="spellStart"/>
      <w:r w:rsidRPr="008B1791">
        <w:rPr>
          <w:rFonts w:ascii="Calibri" w:hAnsi="Calibri" w:cs="Calibri"/>
          <w:b/>
          <w:bCs/>
          <w:sz w:val="24"/>
          <w:szCs w:val="24"/>
          <w:lang w:val="en-CA"/>
        </w:rPr>
        <w:t>Etnográfica</w:t>
      </w:r>
      <w:proofErr w:type="spellEnd"/>
      <w:r w:rsidRPr="008B1791">
        <w:rPr>
          <w:rFonts w:ascii="Calibri" w:hAnsi="Calibri" w:cs="Calibri"/>
          <w:caps/>
          <w:sz w:val="24"/>
          <w:szCs w:val="24"/>
          <w:lang w:val="en-CA"/>
        </w:rPr>
        <w:t>, v. 4, n. 2, p. 333-354, 2000.</w:t>
      </w:r>
    </w:p>
    <w:p w14:paraId="63FAF1EE"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CA"/>
        </w:rPr>
        <w:t xml:space="preserve">LOWI, Theodore J. American business, public policy, case-studies, and political theory. </w:t>
      </w:r>
      <w:r w:rsidRPr="008B1791">
        <w:rPr>
          <w:rFonts w:ascii="Calibri" w:hAnsi="Calibri" w:cs="Calibri"/>
          <w:sz w:val="24"/>
          <w:szCs w:val="24"/>
        </w:rPr>
        <w:t xml:space="preserve">World </w:t>
      </w:r>
      <w:proofErr w:type="spellStart"/>
      <w:r w:rsidRPr="008B1791">
        <w:rPr>
          <w:rFonts w:ascii="Calibri" w:hAnsi="Calibri" w:cs="Calibri"/>
          <w:sz w:val="24"/>
          <w:szCs w:val="24"/>
        </w:rPr>
        <w:t>politics</w:t>
      </w:r>
      <w:proofErr w:type="spellEnd"/>
      <w:r w:rsidRPr="008B1791">
        <w:rPr>
          <w:rFonts w:ascii="Calibri" w:hAnsi="Calibri" w:cs="Calibri"/>
          <w:sz w:val="24"/>
          <w:szCs w:val="24"/>
        </w:rPr>
        <w:t>, v. 16, n. 4, p. 677-715, 1964.</w:t>
      </w:r>
    </w:p>
    <w:p w14:paraId="513EEC9A" w14:textId="78104498" w:rsidR="00BB4104" w:rsidRPr="008B1791" w:rsidRDefault="00BB4104" w:rsidP="00981FE3">
      <w:pPr>
        <w:spacing w:line="290" w:lineRule="exact"/>
        <w:jc w:val="both"/>
        <w:rPr>
          <w:rFonts w:ascii="Calibri" w:hAnsi="Calibri" w:cs="Calibri"/>
          <w:sz w:val="24"/>
          <w:szCs w:val="24"/>
        </w:rPr>
      </w:pPr>
      <w:r w:rsidRPr="008B1791">
        <w:rPr>
          <w:rFonts w:ascii="Calibri" w:hAnsi="Calibri" w:cs="Calibri"/>
          <w:sz w:val="24"/>
          <w:szCs w:val="24"/>
        </w:rPr>
        <w:t xml:space="preserve">MATTOS, Bruna </w:t>
      </w:r>
      <w:r w:rsidR="004F4E8B" w:rsidRPr="008B1791">
        <w:rPr>
          <w:rFonts w:ascii="Calibri" w:hAnsi="Calibri" w:cs="Calibri"/>
          <w:sz w:val="24"/>
          <w:szCs w:val="24"/>
        </w:rPr>
        <w:t>=</w:t>
      </w:r>
      <w:r w:rsidRPr="008B1791">
        <w:rPr>
          <w:rFonts w:ascii="Calibri" w:hAnsi="Calibri" w:cs="Calibri"/>
          <w:sz w:val="24"/>
          <w:szCs w:val="24"/>
        </w:rPr>
        <w:t xml:space="preserve"> et al. EDUCAÇÃO EM SAÚDE: COMO ANDA ESSA </w:t>
      </w:r>
      <w:proofErr w:type="gramStart"/>
      <w:r w:rsidRPr="008B1791">
        <w:rPr>
          <w:rFonts w:ascii="Calibri" w:hAnsi="Calibri" w:cs="Calibri"/>
          <w:sz w:val="24"/>
          <w:szCs w:val="24"/>
        </w:rPr>
        <w:t>PRÁTICA?.</w:t>
      </w:r>
      <w:proofErr w:type="gramEnd"/>
      <w:r w:rsidRPr="008B1791">
        <w:rPr>
          <w:rFonts w:ascii="Calibri" w:hAnsi="Calibri" w:cs="Calibri"/>
          <w:sz w:val="24"/>
          <w:szCs w:val="24"/>
        </w:rPr>
        <w:t xml:space="preserve"> Revista Gestão &amp; Saúde, v. 5, n. 4, p. 2737-2755, 2014. </w:t>
      </w:r>
    </w:p>
    <w:p w14:paraId="2D201AD1"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lastRenderedPageBreak/>
        <w:t>Ministério do Desenvolvimento e Assistência Social, Família e Combate à Fome</w:t>
      </w:r>
      <w:r w:rsidRPr="008B1791">
        <w:rPr>
          <w:rFonts w:ascii="Calibri" w:hAnsi="Calibri" w:cs="Calibri"/>
          <w:sz w:val="24"/>
          <w:szCs w:val="24"/>
        </w:rPr>
        <w:t xml:space="preserve"> (MDS). Diversidade no Cadastro Único: Identificação e perfil socioeconômico de Grupos Populacionais Tradicionais e Específicos. Brasília, DF: MDS; Secretaria de Avaliação, Gestão da Informação e Cadastro Único, 2023.</w:t>
      </w:r>
    </w:p>
    <w:p w14:paraId="43B19838" w14:textId="77777777"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caps/>
          <w:sz w:val="24"/>
          <w:szCs w:val="24"/>
          <w:lang w:val="en-US"/>
        </w:rPr>
        <w:t>Morel</w:t>
      </w:r>
      <w:r w:rsidRPr="008B1791">
        <w:rPr>
          <w:rFonts w:ascii="Calibri" w:hAnsi="Calibri" w:cs="Calibri"/>
          <w:sz w:val="24"/>
          <w:szCs w:val="24"/>
          <w:lang w:val="en-US"/>
        </w:rPr>
        <w:t xml:space="preserve">, Nathalie, Bruno </w:t>
      </w:r>
      <w:r w:rsidRPr="008B1791">
        <w:rPr>
          <w:rFonts w:ascii="Calibri" w:hAnsi="Calibri" w:cs="Calibri"/>
          <w:caps/>
          <w:sz w:val="24"/>
          <w:szCs w:val="24"/>
          <w:lang w:val="en-US"/>
        </w:rPr>
        <w:t>Palier</w:t>
      </w:r>
      <w:r w:rsidRPr="008B1791">
        <w:rPr>
          <w:rFonts w:ascii="Calibri" w:hAnsi="Calibri" w:cs="Calibri"/>
          <w:sz w:val="24"/>
          <w:szCs w:val="24"/>
          <w:lang w:val="en-US"/>
        </w:rPr>
        <w:t xml:space="preserve">, and Joakim </w:t>
      </w:r>
      <w:r w:rsidRPr="008B1791">
        <w:rPr>
          <w:rFonts w:ascii="Calibri" w:hAnsi="Calibri" w:cs="Calibri"/>
          <w:caps/>
          <w:sz w:val="24"/>
          <w:szCs w:val="24"/>
          <w:lang w:val="en-US"/>
        </w:rPr>
        <w:t>Palme</w:t>
      </w:r>
      <w:r w:rsidRPr="008B1791">
        <w:rPr>
          <w:rFonts w:ascii="Calibri" w:hAnsi="Calibri" w:cs="Calibri"/>
          <w:sz w:val="24"/>
          <w:szCs w:val="24"/>
          <w:lang w:val="en-US"/>
        </w:rPr>
        <w:t xml:space="preserve">. "Beyond the welfare state as we knew </w:t>
      </w:r>
      <w:proofErr w:type="gramStart"/>
      <w:r w:rsidRPr="008B1791">
        <w:rPr>
          <w:rFonts w:ascii="Calibri" w:hAnsi="Calibri" w:cs="Calibri"/>
          <w:sz w:val="24"/>
          <w:szCs w:val="24"/>
          <w:lang w:val="en-US"/>
        </w:rPr>
        <w:t>it?.</w:t>
      </w:r>
      <w:proofErr w:type="gramEnd"/>
      <w:r w:rsidRPr="008B1791">
        <w:rPr>
          <w:rFonts w:ascii="Calibri" w:hAnsi="Calibri" w:cs="Calibri"/>
          <w:sz w:val="24"/>
          <w:szCs w:val="24"/>
          <w:lang w:val="en-US"/>
        </w:rPr>
        <w:t xml:space="preserve">" Towards a social investment welfare </w:t>
      </w:r>
      <w:proofErr w:type="gramStart"/>
      <w:r w:rsidRPr="008B1791">
        <w:rPr>
          <w:rFonts w:ascii="Calibri" w:hAnsi="Calibri" w:cs="Calibri"/>
          <w:sz w:val="24"/>
          <w:szCs w:val="24"/>
          <w:lang w:val="en-US"/>
        </w:rPr>
        <w:t>state?.</w:t>
      </w:r>
      <w:proofErr w:type="gramEnd"/>
      <w:r w:rsidRPr="008B1791">
        <w:rPr>
          <w:rFonts w:ascii="Calibri" w:hAnsi="Calibri" w:cs="Calibri"/>
          <w:sz w:val="24"/>
          <w:szCs w:val="24"/>
          <w:lang w:val="en-US"/>
        </w:rPr>
        <w:t xml:space="preserve"> Policy Press, 2011. 1-30.</w:t>
      </w:r>
    </w:p>
    <w:p w14:paraId="0F298373" w14:textId="2F9C1DDC" w:rsidR="003B46E6" w:rsidRPr="008B1791" w:rsidRDefault="003B46E6" w:rsidP="00981FE3">
      <w:pPr>
        <w:shd w:val="clear" w:color="auto" w:fill="FFFFFF"/>
        <w:spacing w:line="290" w:lineRule="exact"/>
        <w:jc w:val="both"/>
        <w:rPr>
          <w:rFonts w:ascii="Calibri" w:hAnsi="Calibri" w:cs="Calibri"/>
          <w:sz w:val="24"/>
          <w:szCs w:val="24"/>
        </w:rPr>
      </w:pPr>
      <w:r w:rsidRPr="008B1791">
        <w:rPr>
          <w:rFonts w:ascii="Calibri" w:hAnsi="Calibri" w:cs="Calibri"/>
          <w:caps/>
          <w:sz w:val="24"/>
          <w:szCs w:val="24"/>
          <w:lang w:val="en-CA"/>
        </w:rPr>
        <w:t>Mostafa</w:t>
      </w:r>
      <w:r w:rsidRPr="008B1791">
        <w:rPr>
          <w:rFonts w:ascii="Calibri" w:hAnsi="Calibri" w:cs="Calibri"/>
          <w:sz w:val="24"/>
          <w:szCs w:val="24"/>
          <w:lang w:val="en-CA"/>
        </w:rPr>
        <w:t xml:space="preserve">, Joana, Pedro SOUZA, and Fabio Monteiro </w:t>
      </w:r>
      <w:r w:rsidRPr="008B1791">
        <w:rPr>
          <w:rFonts w:ascii="Calibri" w:hAnsi="Calibri" w:cs="Calibri"/>
          <w:caps/>
          <w:sz w:val="24"/>
          <w:szCs w:val="24"/>
          <w:lang w:val="en-CA"/>
        </w:rPr>
        <w:t>Vaz</w:t>
      </w:r>
      <w:r w:rsidRPr="008B1791">
        <w:rPr>
          <w:rFonts w:ascii="Calibri" w:hAnsi="Calibri" w:cs="Calibri"/>
          <w:sz w:val="24"/>
          <w:szCs w:val="24"/>
          <w:lang w:val="en-CA"/>
        </w:rPr>
        <w:t xml:space="preserve">. </w:t>
      </w:r>
      <w:r w:rsidRPr="008B1791">
        <w:rPr>
          <w:rFonts w:ascii="Calibri" w:hAnsi="Calibri" w:cs="Calibri"/>
          <w:sz w:val="24"/>
          <w:szCs w:val="24"/>
        </w:rPr>
        <w:t>"Efeitos econômicos do gasto social no Brasil." Perspectivas da política social no Brasil (2010): 109-160.</w:t>
      </w:r>
    </w:p>
    <w:p w14:paraId="46A483DB"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NUNES, João Arriscado. Saúde, direito à saúde e justiça sanitária. </w:t>
      </w:r>
      <w:r w:rsidRPr="008B1791">
        <w:rPr>
          <w:rFonts w:ascii="Calibri" w:hAnsi="Calibri" w:cs="Calibri"/>
          <w:b/>
          <w:bCs/>
          <w:sz w:val="24"/>
          <w:szCs w:val="24"/>
        </w:rPr>
        <w:t>Revista Crítica de Ciências Sociais</w:t>
      </w:r>
      <w:r w:rsidRPr="008B1791">
        <w:rPr>
          <w:rFonts w:ascii="Calibri" w:hAnsi="Calibri" w:cs="Calibri"/>
          <w:sz w:val="24"/>
          <w:szCs w:val="24"/>
        </w:rPr>
        <w:t>, n. 87, p. 143-169, 2009.</w:t>
      </w:r>
    </w:p>
    <w:p w14:paraId="3063416D" w14:textId="230F6D24" w:rsidR="003B46E6" w:rsidRPr="008B1791" w:rsidRDefault="003B46E6" w:rsidP="00981FE3">
      <w:pPr>
        <w:shd w:val="clear" w:color="auto" w:fill="FFFFFF"/>
        <w:spacing w:line="290" w:lineRule="exact"/>
        <w:jc w:val="both"/>
        <w:rPr>
          <w:rFonts w:ascii="Calibri" w:hAnsi="Calibri" w:cs="Calibri"/>
          <w:sz w:val="24"/>
          <w:szCs w:val="24"/>
          <w:lang w:val="en-CA"/>
        </w:rPr>
      </w:pPr>
      <w:r w:rsidRPr="008B1791">
        <w:rPr>
          <w:rFonts w:ascii="Calibri" w:hAnsi="Calibri" w:cs="Calibri"/>
          <w:caps/>
          <w:sz w:val="24"/>
          <w:szCs w:val="24"/>
        </w:rPr>
        <w:t>Paes-Sousa</w:t>
      </w:r>
      <w:r w:rsidRPr="008B1791">
        <w:rPr>
          <w:rFonts w:ascii="Calibri" w:hAnsi="Calibri" w:cs="Calibri"/>
          <w:sz w:val="24"/>
          <w:szCs w:val="24"/>
        </w:rPr>
        <w:t xml:space="preserve">, R., Santos, L. M., &amp; </w:t>
      </w:r>
      <w:proofErr w:type="spellStart"/>
      <w:r w:rsidRPr="008B1791">
        <w:rPr>
          <w:rFonts w:ascii="Calibri" w:hAnsi="Calibri" w:cs="Calibri"/>
          <w:sz w:val="24"/>
          <w:szCs w:val="24"/>
        </w:rPr>
        <w:t>Miazaki</w:t>
      </w:r>
      <w:proofErr w:type="spellEnd"/>
      <w:r w:rsidRPr="008B1791">
        <w:rPr>
          <w:rFonts w:ascii="Calibri" w:hAnsi="Calibri" w:cs="Calibri"/>
          <w:sz w:val="24"/>
          <w:szCs w:val="24"/>
        </w:rPr>
        <w:t xml:space="preserve">, É. S. (2011). </w:t>
      </w:r>
      <w:r w:rsidRPr="008B1791">
        <w:rPr>
          <w:rFonts w:ascii="Calibri" w:hAnsi="Calibri" w:cs="Calibri"/>
          <w:sz w:val="24"/>
          <w:szCs w:val="24"/>
          <w:lang w:val="en-CA"/>
        </w:rPr>
        <w:t>Effects of a conditional cash transfer programme on child nutrition in Brazil. </w:t>
      </w:r>
      <w:r w:rsidRPr="008B1791">
        <w:rPr>
          <w:rFonts w:ascii="Calibri" w:hAnsi="Calibri" w:cs="Calibri"/>
          <w:i/>
          <w:iCs/>
          <w:sz w:val="24"/>
          <w:szCs w:val="24"/>
          <w:lang w:val="en-CA"/>
        </w:rPr>
        <w:t>Bulletin of the World Health Organization</w:t>
      </w:r>
      <w:r w:rsidRPr="008B1791">
        <w:rPr>
          <w:rFonts w:ascii="Calibri" w:hAnsi="Calibri" w:cs="Calibri"/>
          <w:sz w:val="24"/>
          <w:szCs w:val="24"/>
          <w:lang w:val="en-CA"/>
        </w:rPr>
        <w:t>, </w:t>
      </w:r>
      <w:r w:rsidRPr="008B1791">
        <w:rPr>
          <w:rFonts w:ascii="Calibri" w:hAnsi="Calibri" w:cs="Calibri"/>
          <w:i/>
          <w:iCs/>
          <w:sz w:val="24"/>
          <w:szCs w:val="24"/>
          <w:lang w:val="en-CA"/>
        </w:rPr>
        <w:t>89</w:t>
      </w:r>
      <w:r w:rsidRPr="008B1791">
        <w:rPr>
          <w:rFonts w:ascii="Calibri" w:hAnsi="Calibri" w:cs="Calibri"/>
          <w:sz w:val="24"/>
          <w:szCs w:val="24"/>
          <w:lang w:val="en-CA"/>
        </w:rPr>
        <w:t>, 496-503.</w:t>
      </w:r>
    </w:p>
    <w:p w14:paraId="6AD1B668"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PAQUET, C. et al. </w:t>
      </w:r>
      <w:proofErr w:type="gramStart"/>
      <w:r w:rsidRPr="008B1791">
        <w:rPr>
          <w:rFonts w:ascii="Calibri" w:hAnsi="Calibri" w:cs="Calibri"/>
          <w:sz w:val="24"/>
          <w:szCs w:val="24"/>
          <w:lang w:val="en-US"/>
        </w:rPr>
        <w:t>Social</w:t>
      </w:r>
      <w:proofErr w:type="gramEnd"/>
      <w:r w:rsidRPr="008B1791">
        <w:rPr>
          <w:rFonts w:ascii="Calibri" w:hAnsi="Calibri" w:cs="Calibri"/>
          <w:sz w:val="24"/>
          <w:szCs w:val="24"/>
          <w:lang w:val="en-US"/>
        </w:rPr>
        <w:t xml:space="preserve"> prescription interventions addressing social isolation and loneliness in older adults: meta-review integrating on-the-ground resources. </w:t>
      </w:r>
      <w:r w:rsidRPr="008B1791">
        <w:rPr>
          <w:rFonts w:ascii="Calibri" w:hAnsi="Calibri" w:cs="Calibri"/>
          <w:sz w:val="24"/>
          <w:szCs w:val="24"/>
          <w:lang w:val="en-CA"/>
        </w:rPr>
        <w:t xml:space="preserve">Journal of Medical Internet Research, v. 25, p. 1-34, </w:t>
      </w:r>
      <w:proofErr w:type="spellStart"/>
      <w:r w:rsidRPr="008B1791">
        <w:rPr>
          <w:rFonts w:ascii="Calibri" w:hAnsi="Calibri" w:cs="Calibri"/>
          <w:sz w:val="24"/>
          <w:szCs w:val="24"/>
          <w:lang w:val="en-CA"/>
        </w:rPr>
        <w:t>maio</w:t>
      </w:r>
      <w:proofErr w:type="spellEnd"/>
      <w:r w:rsidRPr="008B1791">
        <w:rPr>
          <w:rFonts w:ascii="Calibri" w:hAnsi="Calibri" w:cs="Calibri"/>
          <w:sz w:val="24"/>
          <w:szCs w:val="24"/>
          <w:lang w:val="en-CA"/>
        </w:rPr>
        <w:t xml:space="preserve"> 2023.</w:t>
      </w:r>
    </w:p>
    <w:p w14:paraId="0A4F9C62" w14:textId="4A25419C"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sz w:val="24"/>
          <w:szCs w:val="24"/>
          <w:lang w:val="en-CA"/>
        </w:rPr>
        <w:t xml:space="preserve">PIGNATI, Wanderlei et al. </w:t>
      </w:r>
      <w:r w:rsidRPr="008B1791">
        <w:rPr>
          <w:rFonts w:ascii="Calibri" w:hAnsi="Calibri" w:cs="Calibri"/>
          <w:sz w:val="24"/>
          <w:szCs w:val="24"/>
        </w:rPr>
        <w:t xml:space="preserve">Distribuição espacial do uso de agrotóxicos no Brasil: uma ferramenta para a Vigilância em Saúde. </w:t>
      </w:r>
      <w:proofErr w:type="spellStart"/>
      <w:r w:rsidRPr="008B1791">
        <w:rPr>
          <w:rFonts w:ascii="Calibri" w:hAnsi="Calibri" w:cs="Calibri"/>
          <w:b/>
          <w:sz w:val="24"/>
          <w:szCs w:val="24"/>
          <w:lang w:val="en-US"/>
        </w:rPr>
        <w:t>Ciência</w:t>
      </w:r>
      <w:proofErr w:type="spellEnd"/>
      <w:r w:rsidRPr="008B1791">
        <w:rPr>
          <w:rFonts w:ascii="Calibri" w:hAnsi="Calibri" w:cs="Calibri"/>
          <w:b/>
          <w:sz w:val="24"/>
          <w:szCs w:val="24"/>
          <w:lang w:val="en-US"/>
        </w:rPr>
        <w:t xml:space="preserve"> &amp; </w:t>
      </w:r>
      <w:proofErr w:type="spellStart"/>
      <w:r w:rsidRPr="008B1791">
        <w:rPr>
          <w:rFonts w:ascii="Calibri" w:hAnsi="Calibri" w:cs="Calibri"/>
          <w:b/>
          <w:sz w:val="24"/>
          <w:szCs w:val="24"/>
          <w:lang w:val="en-US"/>
        </w:rPr>
        <w:t>Saúde</w:t>
      </w:r>
      <w:proofErr w:type="spellEnd"/>
      <w:r w:rsidRPr="008B1791">
        <w:rPr>
          <w:rFonts w:ascii="Calibri" w:hAnsi="Calibri" w:cs="Calibri"/>
          <w:b/>
          <w:sz w:val="24"/>
          <w:szCs w:val="24"/>
          <w:lang w:val="en-US"/>
        </w:rPr>
        <w:t xml:space="preserve"> </w:t>
      </w:r>
      <w:proofErr w:type="spellStart"/>
      <w:r w:rsidRPr="008B1791">
        <w:rPr>
          <w:rFonts w:ascii="Calibri" w:hAnsi="Calibri" w:cs="Calibri"/>
          <w:b/>
          <w:sz w:val="24"/>
          <w:szCs w:val="24"/>
          <w:lang w:val="en-US"/>
        </w:rPr>
        <w:t>Coletiva</w:t>
      </w:r>
      <w:proofErr w:type="spellEnd"/>
      <w:r w:rsidRPr="008B1791">
        <w:rPr>
          <w:rFonts w:ascii="Calibri" w:hAnsi="Calibri" w:cs="Calibri"/>
          <w:sz w:val="24"/>
          <w:szCs w:val="24"/>
          <w:lang w:val="en-US"/>
        </w:rPr>
        <w:t>, v. 22, p. 3281-3293, 2017.</w:t>
      </w:r>
    </w:p>
    <w:p w14:paraId="11DA7C96" w14:textId="52AF9AEF"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RASELLA, Davide et al. Long-term impact of a conditional cash transfer </w:t>
      </w:r>
      <w:proofErr w:type="spellStart"/>
      <w:r w:rsidRPr="008B1791">
        <w:rPr>
          <w:rFonts w:ascii="Calibri" w:eastAsia="Calibri" w:hAnsi="Calibri" w:cs="Calibri"/>
          <w:sz w:val="24"/>
          <w:szCs w:val="24"/>
          <w:lang w:val="en-US"/>
        </w:rPr>
        <w:t>programme</w:t>
      </w:r>
      <w:proofErr w:type="spellEnd"/>
      <w:r w:rsidRPr="008B1791">
        <w:rPr>
          <w:rFonts w:ascii="Calibri" w:eastAsia="Calibri" w:hAnsi="Calibri" w:cs="Calibri"/>
          <w:sz w:val="24"/>
          <w:szCs w:val="24"/>
          <w:lang w:val="en-US"/>
        </w:rPr>
        <w:t xml:space="preserve"> on maternal mortality: a nationwide analysis of Brazilian longitudinal data. </w:t>
      </w:r>
      <w:r w:rsidRPr="008B1791">
        <w:rPr>
          <w:rFonts w:ascii="Calibri" w:eastAsia="Calibri" w:hAnsi="Calibri" w:cs="Calibri"/>
          <w:b/>
          <w:bCs/>
          <w:sz w:val="24"/>
          <w:szCs w:val="24"/>
          <w:lang w:val="en-US"/>
        </w:rPr>
        <w:t>BMC medicine</w:t>
      </w:r>
      <w:r w:rsidRPr="008B1791">
        <w:rPr>
          <w:rFonts w:ascii="Calibri" w:eastAsia="Calibri" w:hAnsi="Calibri" w:cs="Calibri"/>
          <w:sz w:val="24"/>
          <w:szCs w:val="24"/>
          <w:lang w:val="en-US"/>
        </w:rPr>
        <w:t>, v. 19, p. 1-9, 2021.</w:t>
      </w:r>
    </w:p>
    <w:p w14:paraId="1219143C" w14:textId="6262B025"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caps/>
          <w:sz w:val="24"/>
          <w:szCs w:val="24"/>
          <w:lang w:val="en-US"/>
        </w:rPr>
        <w:t>Rasella</w:t>
      </w:r>
      <w:r w:rsidRPr="008B1791">
        <w:rPr>
          <w:rFonts w:ascii="Calibri" w:eastAsia="Calibri" w:hAnsi="Calibri" w:cs="Calibri"/>
          <w:sz w:val="24"/>
          <w:szCs w:val="24"/>
          <w:lang w:val="en-US"/>
        </w:rPr>
        <w:t xml:space="preserve">, D., Aquino, R., Santos, C. A., Paes-Sousa, R., &amp; Barreto, M. L. (2013). Effect of a conditional cash transfer </w:t>
      </w:r>
      <w:proofErr w:type="spellStart"/>
      <w:r w:rsidRPr="008B1791">
        <w:rPr>
          <w:rFonts w:ascii="Calibri" w:eastAsia="Calibri" w:hAnsi="Calibri" w:cs="Calibri"/>
          <w:sz w:val="24"/>
          <w:szCs w:val="24"/>
          <w:lang w:val="en-US"/>
        </w:rPr>
        <w:t>programme</w:t>
      </w:r>
      <w:proofErr w:type="spellEnd"/>
      <w:r w:rsidRPr="008B1791">
        <w:rPr>
          <w:rFonts w:ascii="Calibri" w:eastAsia="Calibri" w:hAnsi="Calibri" w:cs="Calibri"/>
          <w:sz w:val="24"/>
          <w:szCs w:val="24"/>
          <w:lang w:val="en-US"/>
        </w:rPr>
        <w:t xml:space="preserve"> on childhood mortality: a nationwide analysis of Brazilian municipalities. </w:t>
      </w:r>
      <w:r w:rsidRPr="008B1791">
        <w:rPr>
          <w:rFonts w:ascii="Calibri" w:eastAsia="Calibri" w:hAnsi="Calibri" w:cs="Calibri"/>
          <w:i/>
          <w:iCs/>
          <w:sz w:val="24"/>
          <w:szCs w:val="24"/>
          <w:lang w:val="en-US"/>
        </w:rPr>
        <w:t>The lancet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382</w:t>
      </w:r>
      <w:r w:rsidRPr="008B1791">
        <w:rPr>
          <w:rFonts w:ascii="Calibri" w:eastAsia="Calibri" w:hAnsi="Calibri" w:cs="Calibri"/>
          <w:sz w:val="24"/>
          <w:szCs w:val="24"/>
          <w:lang w:val="en-US"/>
        </w:rPr>
        <w:t>(9886), 57-64.</w:t>
      </w:r>
    </w:p>
    <w:p w14:paraId="4AA99E2D" w14:textId="77777777" w:rsidR="003B46E6" w:rsidRPr="008B1791" w:rsidRDefault="003B46E6" w:rsidP="00981FE3">
      <w:pPr>
        <w:shd w:val="clear" w:color="auto" w:fill="FFFFFF" w:themeFill="background1"/>
        <w:spacing w:line="290" w:lineRule="exact"/>
        <w:jc w:val="both"/>
        <w:rPr>
          <w:rFonts w:ascii="Calibri" w:hAnsi="Calibri" w:cs="Calibri"/>
          <w:sz w:val="24"/>
          <w:szCs w:val="24"/>
          <w:lang w:val="en-US"/>
        </w:rPr>
      </w:pPr>
      <w:r w:rsidRPr="008B1791">
        <w:rPr>
          <w:rFonts w:ascii="Calibri" w:hAnsi="Calibri" w:cs="Calibri"/>
          <w:caps/>
          <w:sz w:val="24"/>
          <w:szCs w:val="24"/>
          <w:lang w:val="en-CA"/>
        </w:rPr>
        <w:t>Rawls</w:t>
      </w:r>
      <w:r w:rsidRPr="008B1791">
        <w:rPr>
          <w:rFonts w:ascii="Calibri" w:hAnsi="Calibri" w:cs="Calibri"/>
          <w:sz w:val="24"/>
          <w:szCs w:val="24"/>
          <w:lang w:val="en-CA"/>
        </w:rPr>
        <w:t xml:space="preserve">, J. A Theory of Justice. </w:t>
      </w:r>
      <w:r w:rsidRPr="008B1791">
        <w:rPr>
          <w:rFonts w:ascii="Calibri" w:hAnsi="Calibri" w:cs="Calibri"/>
          <w:sz w:val="24"/>
          <w:szCs w:val="24"/>
          <w:lang w:val="en-US"/>
        </w:rPr>
        <w:t>Cambridge: Harvard University Press, 1971</w:t>
      </w:r>
    </w:p>
    <w:p w14:paraId="62DA7738" w14:textId="423D6051" w:rsidR="42CC606A" w:rsidRPr="008B1791" w:rsidRDefault="42CC606A" w:rsidP="00981FE3">
      <w:pPr>
        <w:shd w:val="clear" w:color="auto" w:fill="FFFFFF" w:themeFill="background1"/>
        <w:spacing w:line="290" w:lineRule="exact"/>
        <w:jc w:val="both"/>
        <w:rPr>
          <w:rFonts w:ascii="Calibri" w:eastAsia="Times New Roman" w:hAnsi="Calibri" w:cs="Calibri"/>
          <w:sz w:val="24"/>
          <w:szCs w:val="24"/>
        </w:rPr>
      </w:pPr>
      <w:r w:rsidRPr="008B1791">
        <w:rPr>
          <w:rFonts w:ascii="Calibri" w:eastAsia="Times New Roman" w:hAnsi="Calibri" w:cs="Calibri"/>
          <w:caps/>
          <w:sz w:val="24"/>
          <w:szCs w:val="24"/>
          <w:lang w:val="fr-FR"/>
        </w:rPr>
        <w:t>Reichert</w:t>
      </w:r>
      <w:r w:rsidRPr="008B1791">
        <w:rPr>
          <w:rFonts w:ascii="Calibri" w:eastAsia="Times New Roman" w:hAnsi="Calibri" w:cs="Calibri"/>
          <w:sz w:val="24"/>
          <w:szCs w:val="24"/>
          <w:lang w:val="fr-FR"/>
        </w:rPr>
        <w:t xml:space="preserve"> T</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A, Sugaya N, Fedson D</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 xml:space="preserve">S, et al. </w:t>
      </w:r>
      <w:r w:rsidRPr="008B1791">
        <w:rPr>
          <w:rFonts w:ascii="Calibri" w:eastAsia="Times New Roman" w:hAnsi="Calibri" w:cs="Calibri"/>
          <w:sz w:val="24"/>
          <w:szCs w:val="24"/>
          <w:lang w:val="en-US"/>
        </w:rPr>
        <w:t xml:space="preserve">The Japanese experience with vaccinating schoolchildren against influenza. </w:t>
      </w:r>
      <w:r w:rsidRPr="008B1791">
        <w:rPr>
          <w:rFonts w:ascii="Calibri" w:eastAsia="Times New Roman" w:hAnsi="Calibri" w:cs="Calibri"/>
          <w:sz w:val="24"/>
          <w:szCs w:val="24"/>
        </w:rPr>
        <w:t xml:space="preserve">N </w:t>
      </w:r>
      <w:proofErr w:type="spellStart"/>
      <w:r w:rsidRPr="008B1791">
        <w:rPr>
          <w:rFonts w:ascii="Calibri" w:eastAsia="Times New Roman" w:hAnsi="Calibri" w:cs="Calibri"/>
          <w:sz w:val="24"/>
          <w:szCs w:val="24"/>
        </w:rPr>
        <w:t>Engl</w:t>
      </w:r>
      <w:proofErr w:type="spellEnd"/>
      <w:r w:rsidRPr="008B1791">
        <w:rPr>
          <w:rFonts w:ascii="Calibri" w:eastAsia="Times New Roman" w:hAnsi="Calibri" w:cs="Calibri"/>
          <w:sz w:val="24"/>
          <w:szCs w:val="24"/>
        </w:rPr>
        <w:t xml:space="preserve"> J Med 2001; 344:889–96.</w:t>
      </w:r>
    </w:p>
    <w:p w14:paraId="6825EFA6" w14:textId="1EB49F4C" w:rsidR="003B46E6" w:rsidRPr="008B1791" w:rsidRDefault="003B46E6" w:rsidP="00981FE3">
      <w:pPr>
        <w:shd w:val="clear" w:color="auto" w:fill="FFFFFF"/>
        <w:spacing w:line="290" w:lineRule="exact"/>
        <w:jc w:val="both"/>
        <w:rPr>
          <w:rFonts w:ascii="Calibri" w:hAnsi="Calibri" w:cs="Calibri"/>
          <w:sz w:val="24"/>
          <w:szCs w:val="24"/>
        </w:rPr>
      </w:pPr>
      <w:r w:rsidRPr="008B1791">
        <w:rPr>
          <w:rFonts w:ascii="Calibri" w:hAnsi="Calibri" w:cs="Calibri"/>
          <w:caps/>
          <w:sz w:val="24"/>
          <w:szCs w:val="24"/>
        </w:rPr>
        <w:t>Rego</w:t>
      </w:r>
      <w:r w:rsidRPr="008B1791">
        <w:rPr>
          <w:rFonts w:ascii="Calibri" w:hAnsi="Calibri" w:cs="Calibri"/>
          <w:sz w:val="24"/>
          <w:szCs w:val="24"/>
        </w:rPr>
        <w:t>, W. L. (2008). Aspectos teóricos das políticas de cidadania: uma aproximação ao Bolsa Família.</w:t>
      </w:r>
      <w:r w:rsidR="005B1EF8" w:rsidRPr="008B1791">
        <w:rPr>
          <w:rFonts w:ascii="Calibri" w:hAnsi="Calibri" w:cs="Calibri"/>
          <w:sz w:val="24"/>
          <w:szCs w:val="24"/>
        </w:rPr>
        <w:t xml:space="preserve"> </w:t>
      </w:r>
      <w:r w:rsidRPr="008B1791">
        <w:rPr>
          <w:rFonts w:ascii="Calibri" w:hAnsi="Calibri" w:cs="Calibri"/>
          <w:i/>
          <w:iCs/>
          <w:sz w:val="24"/>
          <w:szCs w:val="24"/>
        </w:rPr>
        <w:t>Lua Nova: Revista de Cultura e Política</w:t>
      </w:r>
      <w:r w:rsidRPr="008B1791">
        <w:rPr>
          <w:rFonts w:ascii="Calibri" w:hAnsi="Calibri" w:cs="Calibri"/>
          <w:sz w:val="24"/>
          <w:szCs w:val="24"/>
        </w:rPr>
        <w:t>, (73), 147-185.</w:t>
      </w:r>
    </w:p>
    <w:p w14:paraId="52E02603" w14:textId="5EF9D953" w:rsidR="005B1EF8" w:rsidRPr="008B1791" w:rsidRDefault="005B1EF8" w:rsidP="00981FE3">
      <w:pPr>
        <w:shd w:val="clear" w:color="auto" w:fill="FFFFFF"/>
        <w:spacing w:line="290" w:lineRule="exact"/>
        <w:jc w:val="both"/>
        <w:rPr>
          <w:rFonts w:ascii="Calibri" w:hAnsi="Calibri" w:cs="Calibri"/>
          <w:sz w:val="24"/>
          <w:szCs w:val="24"/>
        </w:rPr>
      </w:pPr>
      <w:r w:rsidRPr="008B1791">
        <w:rPr>
          <w:rFonts w:ascii="Calibri" w:hAnsi="Calibri" w:cs="Calibri"/>
          <w:color w:val="222222"/>
          <w:sz w:val="24"/>
          <w:szCs w:val="24"/>
          <w:shd w:val="clear" w:color="auto" w:fill="FFFFFF"/>
        </w:rPr>
        <w:t>SANTOS, Alexandre; RIGOTTO, Raquel. Território e territorialização: incorporando as relações produção, trabalho, ambiente e saúde na atenção básica à saúde. </w:t>
      </w:r>
      <w:r w:rsidRPr="008B1791">
        <w:rPr>
          <w:rFonts w:ascii="Calibri" w:hAnsi="Calibri" w:cs="Calibri"/>
          <w:b/>
          <w:bCs/>
          <w:color w:val="222222"/>
          <w:sz w:val="24"/>
          <w:szCs w:val="24"/>
          <w:shd w:val="clear" w:color="auto" w:fill="FFFFFF"/>
        </w:rPr>
        <w:t>Trabalho, educação e saúde</w:t>
      </w:r>
      <w:r w:rsidRPr="008B1791">
        <w:rPr>
          <w:rFonts w:ascii="Calibri" w:hAnsi="Calibri" w:cs="Calibri"/>
          <w:color w:val="222222"/>
          <w:sz w:val="24"/>
          <w:szCs w:val="24"/>
          <w:shd w:val="clear" w:color="auto" w:fill="FFFFFF"/>
        </w:rPr>
        <w:t>, v. 8, p. 387-406, 2010.</w:t>
      </w:r>
    </w:p>
    <w:p w14:paraId="2CC651C6"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rPr>
        <w:t>Samuelson</w:t>
      </w:r>
      <w:r w:rsidRPr="008B1791">
        <w:rPr>
          <w:rFonts w:ascii="Calibri" w:hAnsi="Calibri" w:cs="Calibri"/>
          <w:sz w:val="24"/>
          <w:szCs w:val="24"/>
        </w:rPr>
        <w:t xml:space="preserve">, P. A., &amp; </w:t>
      </w:r>
      <w:proofErr w:type="spellStart"/>
      <w:r w:rsidRPr="008B1791">
        <w:rPr>
          <w:rFonts w:ascii="Calibri" w:hAnsi="Calibri" w:cs="Calibri"/>
          <w:sz w:val="24"/>
          <w:szCs w:val="24"/>
        </w:rPr>
        <w:t>Nordhaus</w:t>
      </w:r>
      <w:proofErr w:type="spellEnd"/>
      <w:r w:rsidRPr="008B1791">
        <w:rPr>
          <w:rFonts w:ascii="Calibri" w:hAnsi="Calibri" w:cs="Calibri"/>
          <w:sz w:val="24"/>
          <w:szCs w:val="24"/>
        </w:rPr>
        <w:t xml:space="preserve">, W. D. (2010). </w:t>
      </w:r>
      <w:r w:rsidRPr="008B1791">
        <w:rPr>
          <w:rFonts w:ascii="Calibri" w:hAnsi="Calibri" w:cs="Calibri"/>
          <w:sz w:val="24"/>
          <w:szCs w:val="24"/>
          <w:lang w:val="en-US"/>
        </w:rPr>
        <w:t>Economia (19ª ed.). McGraw-Hill.</w:t>
      </w:r>
    </w:p>
    <w:p w14:paraId="4F3BEB33"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SARLET, Ingo Wolfgang. A titularidade simultaneamente individual e transindividual dos direitos sociais analisada à luz do exemplo do direito à proteção e promoção da saúde. </w:t>
      </w:r>
      <w:r w:rsidRPr="008B1791">
        <w:rPr>
          <w:rFonts w:ascii="Calibri" w:hAnsi="Calibri" w:cs="Calibri"/>
          <w:b/>
          <w:bCs/>
          <w:sz w:val="24"/>
          <w:szCs w:val="24"/>
        </w:rPr>
        <w:t>Revista Brasileira de Direitos Fundamentais &amp; Justiça</w:t>
      </w:r>
      <w:r w:rsidRPr="008B1791">
        <w:rPr>
          <w:rFonts w:ascii="Calibri" w:hAnsi="Calibri" w:cs="Calibri"/>
          <w:sz w:val="24"/>
          <w:szCs w:val="24"/>
        </w:rPr>
        <w:t xml:space="preserve">, v. 4, n. 10, p. 205-228, 2010 </w:t>
      </w:r>
    </w:p>
    <w:p w14:paraId="288E5565" w14:textId="05B10747"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rPr>
        <w:t xml:space="preserve">SCHWARZER, Helmut; QUERINO, Ana Carolina. Benefícios sociais e pobreza: programas não contributivos da seguridade social brasileira. </w:t>
      </w:r>
      <w:r w:rsidRPr="008B1791">
        <w:rPr>
          <w:rFonts w:ascii="Calibri" w:eastAsia="Calibri" w:hAnsi="Calibri" w:cs="Calibri"/>
          <w:sz w:val="24"/>
          <w:szCs w:val="24"/>
          <w:lang w:val="en-US"/>
        </w:rPr>
        <w:t>2002.</w:t>
      </w:r>
    </w:p>
    <w:p w14:paraId="48BAEE4D"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lang w:val="en-US"/>
        </w:rPr>
        <w:lastRenderedPageBreak/>
        <w:t>Segall-Corrêa,</w:t>
      </w:r>
      <w:r w:rsidRPr="008B1791">
        <w:rPr>
          <w:rFonts w:ascii="Calibri" w:hAnsi="Calibri" w:cs="Calibri"/>
          <w:sz w:val="24"/>
          <w:szCs w:val="24"/>
          <w:lang w:val="en-US"/>
        </w:rPr>
        <w:t xml:space="preserve"> A. M., Marin-Leon, L., </w:t>
      </w:r>
      <w:proofErr w:type="spellStart"/>
      <w:r w:rsidRPr="008B1791">
        <w:rPr>
          <w:rFonts w:ascii="Calibri" w:hAnsi="Calibri" w:cs="Calibri"/>
          <w:sz w:val="24"/>
          <w:szCs w:val="24"/>
          <w:lang w:val="en-US"/>
        </w:rPr>
        <w:t>Helito</w:t>
      </w:r>
      <w:proofErr w:type="spellEnd"/>
      <w:r w:rsidRPr="008B1791">
        <w:rPr>
          <w:rFonts w:ascii="Calibri" w:hAnsi="Calibri" w:cs="Calibri"/>
          <w:sz w:val="24"/>
          <w:szCs w:val="24"/>
          <w:lang w:val="en-US"/>
        </w:rPr>
        <w:t xml:space="preserve">, H., Pérez-Escamilla, R., Santos, L. M. P., &amp; Paes-Sousa, R. (2008). </w:t>
      </w:r>
      <w:r w:rsidRPr="008B1791">
        <w:rPr>
          <w:rFonts w:ascii="Calibri" w:hAnsi="Calibri" w:cs="Calibri"/>
          <w:sz w:val="24"/>
          <w:szCs w:val="24"/>
          <w:lang w:val="en-CA"/>
        </w:rPr>
        <w:t>Cash transference and food insecurity in Brazil: analysis of national data. </w:t>
      </w:r>
      <w:proofErr w:type="spellStart"/>
      <w:r w:rsidRPr="008B1791">
        <w:rPr>
          <w:rFonts w:ascii="Calibri" w:hAnsi="Calibri" w:cs="Calibri"/>
          <w:i/>
          <w:iCs/>
          <w:sz w:val="24"/>
          <w:szCs w:val="24"/>
        </w:rPr>
        <w:t>Rev</w:t>
      </w:r>
      <w:proofErr w:type="spellEnd"/>
      <w:r w:rsidRPr="008B1791">
        <w:rPr>
          <w:rFonts w:ascii="Calibri" w:hAnsi="Calibri" w:cs="Calibri"/>
          <w:i/>
          <w:iCs/>
          <w:sz w:val="24"/>
          <w:szCs w:val="24"/>
        </w:rPr>
        <w:t xml:space="preserve"> </w:t>
      </w:r>
      <w:proofErr w:type="spellStart"/>
      <w:r w:rsidRPr="008B1791">
        <w:rPr>
          <w:rFonts w:ascii="Calibri" w:hAnsi="Calibri" w:cs="Calibri"/>
          <w:i/>
          <w:iCs/>
          <w:sz w:val="24"/>
          <w:szCs w:val="24"/>
        </w:rPr>
        <w:t>Nutr</w:t>
      </w:r>
      <w:proofErr w:type="spellEnd"/>
      <w:r w:rsidRPr="008B1791">
        <w:rPr>
          <w:rFonts w:ascii="Calibri" w:hAnsi="Calibri" w:cs="Calibri"/>
          <w:sz w:val="24"/>
          <w:szCs w:val="24"/>
        </w:rPr>
        <w:t>, </w:t>
      </w:r>
      <w:r w:rsidRPr="008B1791">
        <w:rPr>
          <w:rFonts w:ascii="Calibri" w:hAnsi="Calibri" w:cs="Calibri"/>
          <w:i/>
          <w:iCs/>
          <w:sz w:val="24"/>
          <w:szCs w:val="24"/>
        </w:rPr>
        <w:t>21</w:t>
      </w:r>
      <w:r w:rsidRPr="008B1791">
        <w:rPr>
          <w:rFonts w:ascii="Calibri" w:hAnsi="Calibri" w:cs="Calibri"/>
          <w:sz w:val="24"/>
          <w:szCs w:val="24"/>
        </w:rPr>
        <w:t>(</w:t>
      </w:r>
      <w:proofErr w:type="spellStart"/>
      <w:r w:rsidRPr="008B1791">
        <w:rPr>
          <w:rFonts w:ascii="Calibri" w:hAnsi="Calibri" w:cs="Calibri"/>
          <w:sz w:val="24"/>
          <w:szCs w:val="24"/>
        </w:rPr>
        <w:t>Suppl</w:t>
      </w:r>
      <w:proofErr w:type="spellEnd"/>
      <w:r w:rsidRPr="008B1791">
        <w:rPr>
          <w:rFonts w:ascii="Calibri" w:hAnsi="Calibri" w:cs="Calibri"/>
          <w:sz w:val="24"/>
          <w:szCs w:val="24"/>
        </w:rPr>
        <w:t>), 39s-51s.</w:t>
      </w:r>
    </w:p>
    <w:p w14:paraId="4654D398"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Sen</w:t>
      </w:r>
      <w:r w:rsidRPr="008B1791">
        <w:rPr>
          <w:rFonts w:ascii="Calibri" w:hAnsi="Calibri" w:cs="Calibri"/>
          <w:sz w:val="24"/>
          <w:szCs w:val="24"/>
        </w:rPr>
        <w:t>, A. K. Desenvolvimento como Liberdade. São Paulo. Companhia das Letras. 2000.</w:t>
      </w:r>
    </w:p>
    <w:p w14:paraId="3F463CF8" w14:textId="07F4994C"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SERRANO, Yolanda; JÚNIOR, Vidal. MICROSSISTEMA DAS AÇÕES COLETIVAS E ACESSO À JUSTIÇA: A QUESTÃO DA COMPETÊNCIA.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xml:space="preserve">, v. 23, 2023. </w:t>
      </w:r>
    </w:p>
    <w:p w14:paraId="5E1EA344" w14:textId="2C046DE3"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Brazil’s conditional cash transfer program associated with declines in infant mortality rates. </w:t>
      </w:r>
      <w:r w:rsidRPr="008B1791">
        <w:rPr>
          <w:rFonts w:ascii="Calibri" w:eastAsia="Calibri" w:hAnsi="Calibri" w:cs="Calibri"/>
          <w:b/>
          <w:bCs/>
          <w:sz w:val="24"/>
          <w:szCs w:val="24"/>
          <w:lang w:val="en-US"/>
        </w:rPr>
        <w:t>Health Affairs</w:t>
      </w:r>
      <w:r w:rsidRPr="008B1791">
        <w:rPr>
          <w:rFonts w:ascii="Calibri" w:eastAsia="Calibri" w:hAnsi="Calibri" w:cs="Calibri"/>
          <w:sz w:val="24"/>
          <w:szCs w:val="24"/>
          <w:lang w:val="en-US"/>
        </w:rPr>
        <w:t>, v. 32, n. 7, p. 1274-1281, 2013.</w:t>
      </w:r>
    </w:p>
    <w:p w14:paraId="2FB8132E" w14:textId="16E3728D"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et al. The impact of Brazil’s Bolsa Família conditional cash transfer program on children’s health care utilization and health outcomes. </w:t>
      </w:r>
      <w:r w:rsidRPr="008B1791">
        <w:rPr>
          <w:rFonts w:ascii="Calibri" w:eastAsia="Calibri" w:hAnsi="Calibri" w:cs="Calibri"/>
          <w:b/>
          <w:bCs/>
          <w:sz w:val="24"/>
          <w:szCs w:val="24"/>
          <w:lang w:val="en-US"/>
        </w:rPr>
        <w:t>BMC international health and human rights</w:t>
      </w:r>
      <w:r w:rsidRPr="008B1791">
        <w:rPr>
          <w:rFonts w:ascii="Calibri" w:eastAsia="Calibri" w:hAnsi="Calibri" w:cs="Calibri"/>
          <w:sz w:val="24"/>
          <w:szCs w:val="24"/>
          <w:lang w:val="en-US"/>
        </w:rPr>
        <w:t>, v. 14, p. 1-9, 2014.</w:t>
      </w:r>
    </w:p>
    <w:p w14:paraId="049DCC44" w14:textId="77777777" w:rsidR="003B46E6" w:rsidRPr="008B1791" w:rsidRDefault="2C0A49A8"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SILVA, Sandro Pereira. </w:t>
      </w:r>
      <w:r w:rsidRPr="008B1791">
        <w:rPr>
          <w:rFonts w:ascii="Calibri" w:hAnsi="Calibri" w:cs="Calibri"/>
          <w:sz w:val="24"/>
          <w:szCs w:val="24"/>
        </w:rPr>
        <w:t xml:space="preserve">Considerações analíticas e operacionais sobre a abordagem territorial em políticas públicas. In: BOUERI, Rogério et al. </w:t>
      </w:r>
      <w:r w:rsidRPr="008B1791">
        <w:rPr>
          <w:rFonts w:ascii="Calibri" w:hAnsi="Calibri" w:cs="Calibri"/>
          <w:b/>
          <w:bCs/>
          <w:sz w:val="24"/>
          <w:szCs w:val="24"/>
        </w:rPr>
        <w:t>Brasil em desenvolvimento 2013</w:t>
      </w:r>
      <w:r w:rsidRPr="008B1791">
        <w:rPr>
          <w:rFonts w:ascii="Calibri" w:hAnsi="Calibri" w:cs="Calibri"/>
          <w:sz w:val="24"/>
          <w:szCs w:val="24"/>
        </w:rPr>
        <w:t xml:space="preserve">: estado, planejamento e políticas públicas. </w:t>
      </w:r>
      <w:proofErr w:type="spellStart"/>
      <w:r w:rsidRPr="008B1791">
        <w:rPr>
          <w:rFonts w:ascii="Calibri" w:hAnsi="Calibri" w:cs="Calibri"/>
          <w:sz w:val="24"/>
          <w:szCs w:val="24"/>
        </w:rPr>
        <w:t>Vol</w:t>
      </w:r>
      <w:proofErr w:type="spellEnd"/>
      <w:r w:rsidRPr="008B1791">
        <w:rPr>
          <w:rFonts w:ascii="Calibri" w:hAnsi="Calibri" w:cs="Calibri"/>
          <w:sz w:val="24"/>
          <w:szCs w:val="24"/>
        </w:rPr>
        <w:t xml:space="preserve"> 1. 2013.</w:t>
      </w:r>
    </w:p>
    <w:p w14:paraId="11BB8D02" w14:textId="221476AE" w:rsidR="2C0A49A8" w:rsidRPr="008B1791" w:rsidRDefault="2C0A49A8" w:rsidP="00981FE3">
      <w:pPr>
        <w:spacing w:line="290" w:lineRule="exact"/>
        <w:jc w:val="both"/>
        <w:rPr>
          <w:rFonts w:ascii="Calibri" w:eastAsia="Times New Roman" w:hAnsi="Calibri" w:cs="Calibri"/>
          <w:sz w:val="24"/>
          <w:szCs w:val="24"/>
        </w:rPr>
      </w:pPr>
      <w:r w:rsidRPr="008B1791">
        <w:rPr>
          <w:rFonts w:ascii="Calibri" w:eastAsia="Times New Roman" w:hAnsi="Calibri" w:cs="Calibri"/>
          <w:color w:val="222222"/>
          <w:sz w:val="24"/>
          <w:szCs w:val="24"/>
        </w:rPr>
        <w:t>SILVEIRA, Fernando Gaiger et al. Impactos redistributivos das transferências públicas monetárias e da tributação direta: evidências com a POF 2017-2018. 2020.</w:t>
      </w:r>
    </w:p>
    <w:p w14:paraId="7E4D075D" w14:textId="2FA946A0" w:rsidR="7F6882B2" w:rsidRPr="008B1791" w:rsidRDefault="7F6882B2" w:rsidP="00981FE3">
      <w:pPr>
        <w:spacing w:line="290" w:lineRule="exact"/>
        <w:jc w:val="both"/>
        <w:rPr>
          <w:rFonts w:ascii="Calibri" w:hAnsi="Calibri" w:cs="Calibri"/>
          <w:sz w:val="24"/>
          <w:szCs w:val="24"/>
        </w:rPr>
      </w:pPr>
      <w:r w:rsidRPr="008B1791">
        <w:rPr>
          <w:rFonts w:ascii="Calibri" w:eastAsia="Calibri" w:hAnsi="Calibri" w:cs="Calibri"/>
          <w:sz w:val="24"/>
          <w:szCs w:val="24"/>
        </w:rPr>
        <w:t>SOUZA, P. H. G. F. de. et al. Os efeitos do Programa Bolsa Família sobre a pobreza e a desigualdade: um balanço dos primeiros 15 anos. Rio de Janeiro: Ipea, ago. 2019. (</w:t>
      </w:r>
      <w:r w:rsidRPr="008B1791">
        <w:rPr>
          <w:rFonts w:ascii="Calibri" w:eastAsia="Calibri" w:hAnsi="Calibri" w:cs="Calibri"/>
          <w:b/>
          <w:bCs/>
          <w:sz w:val="24"/>
          <w:szCs w:val="24"/>
        </w:rPr>
        <w:t>Texto para Discussão, n. 2499</w:t>
      </w:r>
      <w:r w:rsidRPr="008B1791">
        <w:rPr>
          <w:rFonts w:ascii="Calibri" w:eastAsia="Calibri" w:hAnsi="Calibri" w:cs="Calibri"/>
          <w:sz w:val="24"/>
          <w:szCs w:val="24"/>
        </w:rPr>
        <w:t>).</w:t>
      </w:r>
    </w:p>
    <w:p w14:paraId="128BC1A9" w14:textId="1773BA5B" w:rsidR="136D01A3" w:rsidRPr="008B1791" w:rsidRDefault="42CC606A" w:rsidP="00981FE3">
      <w:pPr>
        <w:spacing w:line="290" w:lineRule="exact"/>
        <w:jc w:val="both"/>
        <w:rPr>
          <w:rFonts w:ascii="Calibri" w:eastAsia="Times New Roman" w:hAnsi="Calibri" w:cs="Calibri"/>
          <w:sz w:val="24"/>
          <w:szCs w:val="24"/>
        </w:rPr>
      </w:pPr>
      <w:r w:rsidRPr="008B1791">
        <w:rPr>
          <w:rFonts w:ascii="Calibri" w:eastAsia="Times New Roman" w:hAnsi="Calibri" w:cs="Calibri"/>
          <w:sz w:val="24"/>
          <w:szCs w:val="24"/>
        </w:rPr>
        <w:t>SOUZA, Marcelo L. O território: sobre espaço, poder, autonomia e desenvolvimento. In: CASTRO, Iná E., et. al (</w:t>
      </w:r>
      <w:proofErr w:type="spellStart"/>
      <w:r w:rsidRPr="008B1791">
        <w:rPr>
          <w:rFonts w:ascii="Calibri" w:eastAsia="Times New Roman" w:hAnsi="Calibri" w:cs="Calibri"/>
          <w:sz w:val="24"/>
          <w:szCs w:val="24"/>
        </w:rPr>
        <w:t>orgs</w:t>
      </w:r>
      <w:proofErr w:type="spellEnd"/>
      <w:r w:rsidRPr="008B1791">
        <w:rPr>
          <w:rFonts w:ascii="Calibri" w:eastAsia="Times New Roman" w:hAnsi="Calibri" w:cs="Calibri"/>
          <w:sz w:val="24"/>
          <w:szCs w:val="24"/>
        </w:rPr>
        <w:t>.), Geografia: conceitos e temas. 2. ed. Rio de Janeiro: Bertrand, 1999, p.77-116.</w:t>
      </w:r>
    </w:p>
    <w:p w14:paraId="34B1FBD6"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WERNECK, Jurema. Racismo institucional e saúde da população negra. </w:t>
      </w:r>
      <w:r w:rsidRPr="008B1791">
        <w:rPr>
          <w:rFonts w:ascii="Calibri" w:hAnsi="Calibri" w:cs="Calibri"/>
          <w:b/>
          <w:bCs/>
          <w:sz w:val="24"/>
          <w:szCs w:val="24"/>
        </w:rPr>
        <w:t>Saúde e sociedade</w:t>
      </w:r>
      <w:r w:rsidRPr="008B1791">
        <w:rPr>
          <w:rFonts w:ascii="Calibri" w:hAnsi="Calibri" w:cs="Calibri"/>
          <w:sz w:val="24"/>
          <w:szCs w:val="24"/>
        </w:rPr>
        <w:t>, v. 25, n. 3, p. 535-549, 2016.</w:t>
      </w:r>
    </w:p>
    <w:p w14:paraId="00196B2A" w14:textId="2B16FDE3" w:rsidR="00AE32D4"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ZAVASCKI, Teori Albino. Defesa de direitos coletivos e defesa coletiva de direitos. </w:t>
      </w:r>
      <w:r w:rsidRPr="008B1791">
        <w:rPr>
          <w:rFonts w:ascii="Calibri" w:hAnsi="Calibri" w:cs="Calibri"/>
          <w:b/>
          <w:bCs/>
          <w:sz w:val="24"/>
          <w:szCs w:val="24"/>
        </w:rPr>
        <w:t>Revista da Faculdade de Direito da UFRGS</w:t>
      </w:r>
      <w:r w:rsidRPr="008B1791">
        <w:rPr>
          <w:rFonts w:ascii="Calibri" w:hAnsi="Calibri" w:cs="Calibri"/>
          <w:sz w:val="24"/>
          <w:szCs w:val="24"/>
        </w:rPr>
        <w:t>, n. 11,</w:t>
      </w:r>
    </w:p>
    <w:p w14:paraId="7321EFB9" w14:textId="77777777" w:rsidR="00BB4104" w:rsidRPr="008B1791" w:rsidRDefault="00BB4104" w:rsidP="00981FE3">
      <w:pPr>
        <w:spacing w:line="290" w:lineRule="exact"/>
        <w:jc w:val="both"/>
        <w:rPr>
          <w:rFonts w:ascii="Calibri" w:hAnsi="Calibri" w:cs="Calibri"/>
          <w:sz w:val="24"/>
          <w:szCs w:val="24"/>
        </w:rPr>
      </w:pPr>
    </w:p>
    <w:p w14:paraId="4855CB3D" w14:textId="77777777" w:rsidR="00BB4104" w:rsidRPr="008B1791" w:rsidRDefault="00BB4104" w:rsidP="00981FE3">
      <w:pPr>
        <w:spacing w:line="290" w:lineRule="exact"/>
        <w:jc w:val="both"/>
        <w:rPr>
          <w:rFonts w:ascii="Calibri" w:hAnsi="Calibri" w:cs="Calibri"/>
          <w:sz w:val="24"/>
          <w:szCs w:val="24"/>
        </w:rPr>
      </w:pPr>
    </w:p>
    <w:p w14:paraId="5C311C12" w14:textId="77777777" w:rsidR="00BB4104" w:rsidRPr="008B1791" w:rsidRDefault="00BB4104" w:rsidP="00981FE3">
      <w:pPr>
        <w:spacing w:line="290" w:lineRule="exact"/>
        <w:jc w:val="both"/>
        <w:rPr>
          <w:rFonts w:ascii="Calibri" w:hAnsi="Calibri" w:cs="Calibri"/>
          <w:sz w:val="24"/>
          <w:szCs w:val="24"/>
        </w:rPr>
      </w:pPr>
    </w:p>
    <w:p w14:paraId="630ECDE1" w14:textId="77777777" w:rsidR="00BB4104" w:rsidRPr="008B1791" w:rsidRDefault="00BB4104" w:rsidP="00981FE3">
      <w:pPr>
        <w:spacing w:line="290" w:lineRule="exact"/>
        <w:jc w:val="both"/>
        <w:rPr>
          <w:rFonts w:ascii="Calibri" w:hAnsi="Calibri" w:cs="Calibri"/>
          <w:sz w:val="24"/>
          <w:szCs w:val="24"/>
        </w:rPr>
      </w:pPr>
    </w:p>
    <w:sectPr w:rsidR="00BB4104" w:rsidRPr="008B1791" w:rsidSect="004B6AE5">
      <w:footerReference w:type="default" r:id="rId19"/>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8FD0" w14:textId="77777777" w:rsidR="00AD69DD" w:rsidRDefault="00AD69DD" w:rsidP="00947AB8">
      <w:pPr>
        <w:spacing w:after="0" w:line="240" w:lineRule="auto"/>
      </w:pPr>
      <w:r>
        <w:separator/>
      </w:r>
    </w:p>
  </w:endnote>
  <w:endnote w:type="continuationSeparator" w:id="0">
    <w:p w14:paraId="443F4246" w14:textId="77777777" w:rsidR="00AD69DD" w:rsidRDefault="00AD69DD" w:rsidP="00947AB8">
      <w:pPr>
        <w:spacing w:after="0" w:line="240" w:lineRule="auto"/>
      </w:pPr>
      <w:r>
        <w:continuationSeparator/>
      </w:r>
    </w:p>
  </w:endnote>
  <w:endnote w:type="continuationNotice" w:id="1">
    <w:p w14:paraId="6EAA4F37" w14:textId="77777777" w:rsidR="00AD69DD" w:rsidRDefault="00AD69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263032"/>
      <w:docPartObj>
        <w:docPartGallery w:val="Page Numbers (Bottom of Page)"/>
        <w:docPartUnique/>
      </w:docPartObj>
    </w:sdtPr>
    <w:sdtEndPr/>
    <w:sdtContent>
      <w:p w14:paraId="1155289F" w14:textId="60C72879" w:rsidR="00C64EA1" w:rsidRDefault="00C64EA1">
        <w:pPr>
          <w:pStyle w:val="Rodap"/>
          <w:jc w:val="right"/>
        </w:pPr>
        <w:r>
          <w:fldChar w:fldCharType="begin"/>
        </w:r>
        <w:r>
          <w:instrText>PAGE   \* MERGEFORMAT</w:instrText>
        </w:r>
        <w:r>
          <w:fldChar w:fldCharType="separate"/>
        </w:r>
        <w:r w:rsidR="005146F5">
          <w:rPr>
            <w:noProof/>
          </w:rPr>
          <w:t>20</w:t>
        </w:r>
        <w:r>
          <w:fldChar w:fldCharType="end"/>
        </w:r>
      </w:p>
    </w:sdtContent>
  </w:sdt>
  <w:p w14:paraId="0138FD80" w14:textId="77777777" w:rsidR="00C64EA1" w:rsidRDefault="00C64EA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2023A" w14:textId="77777777" w:rsidR="00AD69DD" w:rsidRDefault="00AD69DD" w:rsidP="00947AB8">
      <w:pPr>
        <w:spacing w:after="0" w:line="240" w:lineRule="auto"/>
      </w:pPr>
      <w:r>
        <w:separator/>
      </w:r>
    </w:p>
  </w:footnote>
  <w:footnote w:type="continuationSeparator" w:id="0">
    <w:p w14:paraId="08D360A2" w14:textId="77777777" w:rsidR="00AD69DD" w:rsidRDefault="00AD69DD" w:rsidP="00947AB8">
      <w:pPr>
        <w:spacing w:after="0" w:line="240" w:lineRule="auto"/>
      </w:pPr>
      <w:r>
        <w:continuationSeparator/>
      </w:r>
    </w:p>
  </w:footnote>
  <w:footnote w:type="continuationNotice" w:id="1">
    <w:p w14:paraId="0EBD0E3C" w14:textId="77777777" w:rsidR="00AD69DD" w:rsidRDefault="00AD69DD">
      <w:pPr>
        <w:spacing w:after="0" w:line="240" w:lineRule="auto"/>
      </w:pPr>
    </w:p>
  </w:footnote>
  <w:footnote w:id="2">
    <w:p w14:paraId="49E11118" w14:textId="565786B4" w:rsidR="368EAF96" w:rsidRPr="0083470E" w:rsidRDefault="368EAF96" w:rsidP="00803F96">
      <w:pPr>
        <w:pStyle w:val="Textodenotaderodap"/>
        <w:jc w:val="both"/>
        <w:rPr>
          <w:rFonts w:ascii="Times New Roman" w:eastAsia="Calibri" w:hAnsi="Times New Roman" w:cs="Times New Roman"/>
          <w:sz w:val="22"/>
          <w:szCs w:val="22"/>
        </w:rPr>
      </w:pPr>
      <w:r w:rsidRPr="0083470E">
        <w:rPr>
          <w:rStyle w:val="Refdenotaderodap"/>
          <w:rFonts w:ascii="Times New Roman" w:eastAsia="Aptos" w:hAnsi="Times New Roman" w:cs="Times New Roman"/>
        </w:rPr>
        <w:footnoteRef/>
      </w:r>
      <w:r w:rsidRPr="0083470E">
        <w:rPr>
          <w:rStyle w:val="Refdenotaderodap"/>
          <w:rFonts w:ascii="Times New Roman" w:eastAsia="Aptos" w:hAnsi="Times New Roman" w:cs="Times New Roman"/>
        </w:rPr>
        <w:t xml:space="preserve"> </w:t>
      </w:r>
      <w:r w:rsidRPr="0083470E">
        <w:rPr>
          <w:rFonts w:ascii="Times New Roman" w:eastAsia="Aptos" w:hAnsi="Times New Roman" w:cs="Times New Roman"/>
        </w:rPr>
        <w:t xml:space="preserve">Informações, dados e textos do Beneficiômetro da Seguridade Social podem ser acessados em: </w:t>
      </w:r>
      <w:hyperlink r:id="rId1" w:history="1">
        <w:r w:rsidRPr="0083470E">
          <w:rPr>
            <w:rStyle w:val="Hyperlink"/>
            <w:rFonts w:ascii="Times New Roman" w:hAnsi="Times New Roman" w:cs="Times New Roman"/>
          </w:rPr>
          <w:t>https://www.ipea.gov.br/portal/beneficiometro</w:t>
        </w:r>
      </w:hyperlink>
      <w:r w:rsidRPr="0083470E">
        <w:rPr>
          <w:rFonts w:ascii="Times New Roman" w:eastAsia="Aptos" w:hAnsi="Times New Roman" w:cs="Times New Roman"/>
        </w:rPr>
        <w:t xml:space="preserve"> </w:t>
      </w:r>
    </w:p>
  </w:footnote>
  <w:footnote w:id="3">
    <w:p w14:paraId="3CC50437" w14:textId="77777777" w:rsidR="00430742" w:rsidRPr="0083470E" w:rsidRDefault="00430742"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Pr="0083470E">
        <w:rPr>
          <w:rFonts w:ascii="Times New Roman" w:eastAsia="Aptos" w:hAnsi="Times New Roman" w:cs="Times New Roman"/>
        </w:rPr>
        <w:t>Em junho de 2024 foi realizado o segundo seminário do Beneficiômetro da Seguridade Social, tendo como objetivo uma abordagem exploratória de novos indicadores sobre os benefícios sociais nas áreas de saúde, assistência e previdência social. Entre as contribuições ali apresentadas, destacou-se a sugestão de aprimoramento dos indicadores de resultados das ofertas da seguridade social nas condições de vida da população, bem como a necessidade de desenhar novos indicadores voltados aos benefícios coletivos. Esse texto busca dar prosseguimento àquelas sugestões, aprofundando o tema dos benefícios coletivos.</w:t>
      </w:r>
    </w:p>
  </w:footnote>
  <w:footnote w:id="4">
    <w:p w14:paraId="540E7FA4"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“O microssistema de tutela coletiva é composto, fundamentalmente, pelo CDC (Código de Defesa do Consumidor), pela LACP (Lei da Ação Civil Pública) e pela LAP (Lei de Ação Popular), estando a Lei de Improbidade Administrativa, a Lei de Mandado de Segurança, o Estatuto do Idoso; o Estatuto de Criança e do Adolescente; a Lei 7.853/89 (pessoa com deficiência, posteriormente complementada pelo Estatuto da pessoa com deficiência); a Lei Antitruste, dentre outras legislações avulsas na periferia do microssistema, o qual, ainda, mantém um diálogo de fontes com a Constituição e com o Código de Processo Civil”. (Serrano e Junior, 2023, p. 120). Sobre o tema ver ainda </w:t>
      </w:r>
      <w:proofErr w:type="spellStart"/>
      <w:r w:rsidRPr="0083470E">
        <w:rPr>
          <w:rFonts w:ascii="Times New Roman" w:eastAsia="Aptos" w:hAnsi="Times New Roman" w:cs="Times New Roman"/>
        </w:rPr>
        <w:t>Gaizo</w:t>
      </w:r>
      <w:proofErr w:type="spellEnd"/>
      <w:r w:rsidRPr="0083470E">
        <w:rPr>
          <w:rFonts w:ascii="Times New Roman" w:eastAsia="Aptos" w:hAnsi="Times New Roman" w:cs="Times New Roman"/>
        </w:rPr>
        <w:t>, 2020.</w:t>
      </w:r>
    </w:p>
  </w:footnote>
  <w:footnote w:id="5">
    <w:p w14:paraId="6C4E92B0" w14:textId="54784ADF" w:rsidR="00681392" w:rsidRPr="0083470E" w:rsidRDefault="00681392" w:rsidP="00803F96">
      <w:pPr>
        <w:spacing w:after="0" w:line="240" w:lineRule="auto"/>
        <w:jc w:val="both"/>
        <w:rPr>
          <w:rFonts w:ascii="Times New Roman" w:eastAsia="Aptos"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Em 2014 alteração realizada na Lei no. 7.347 de 1985 determina que: “Havendo acordo ou condenação com fundamento em dano causado por ato de discriminação étnica nos termos do disposto no art. 1º desta Lei, a prestação em dinheiro reverterá diretamente ao fundo de que trata o caput e será utilizada para ações de promoção da igualdade étnica, conforme definição do Conselho Nacional de Promoção da Igualdade Racial, na hipótese de extensão nacional, ou dos Conselhos de Promoção de Igualdade Racial estaduais ou locais, nas hipóteses de danos com extensão regional ou local, respectivamente”. (Lei no. 7.347, artigo 13, inciso 2).</w:t>
      </w:r>
    </w:p>
  </w:footnote>
  <w:footnote w:id="6">
    <w:p w14:paraId="4B43ABEA"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 respeito </w:t>
      </w:r>
      <w:hyperlink r:id="rId2" w:history="1">
        <w:r w:rsidRPr="0083470E">
          <w:rPr>
            <w:rStyle w:val="Hyperlink"/>
            <w:rFonts w:ascii="Times New Roman" w:eastAsia="Aptos" w:hAnsi="Times New Roman" w:cs="Times New Roman"/>
          </w:rPr>
          <w:t>https://www.cnmp.mp.br/direitoscoletivos/</w:t>
        </w:r>
      </w:hyperlink>
      <w:r w:rsidRPr="0083470E">
        <w:rPr>
          <w:rFonts w:ascii="Times New Roman" w:eastAsia="Aptos" w:hAnsi="Times New Roman" w:cs="Times New Roman"/>
        </w:rPr>
        <w:t xml:space="preserve">, acessado em 06/09/2024. </w:t>
      </w:r>
    </w:p>
  </w:footnote>
  <w:footnote w:id="7">
    <w:p w14:paraId="7E271B14" w14:textId="45BB244E"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ainda</w:t>
      </w:r>
      <w:r w:rsidR="00D37AB7" w:rsidRPr="0083470E">
        <w:rPr>
          <w:rFonts w:ascii="Times New Roman" w:eastAsia="Aptos" w:hAnsi="Times New Roman" w:cs="Times New Roman"/>
        </w:rPr>
        <w:t xml:space="preserve"> </w:t>
      </w:r>
      <w:hyperlink r:id="rId3" w:history="1">
        <w:r w:rsidR="00D37AB7" w:rsidRPr="0083470E">
          <w:rPr>
            <w:rStyle w:val="Hyperlink"/>
            <w:rFonts w:ascii="Times New Roman" w:hAnsi="Times New Roman" w:cs="Times New Roman"/>
          </w:rPr>
          <w:t>https://encurta.ae/jidUT</w:t>
        </w:r>
      </w:hyperlink>
      <w:r w:rsidRPr="0083470E">
        <w:rPr>
          <w:rFonts w:ascii="Times New Roman" w:eastAsia="Aptos" w:hAnsi="Times New Roman" w:cs="Times New Roman"/>
        </w:rPr>
        <w:t>.</w:t>
      </w:r>
    </w:p>
  </w:footnote>
  <w:footnote w:id="8">
    <w:p w14:paraId="3D46BDC2" w14:textId="7B3118D6"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Pr="0083470E">
        <w:rPr>
          <w:rFonts w:ascii="Times New Roman" w:eastAsia="Aptos" w:hAnsi="Times New Roman" w:cs="Times New Roman"/>
          <w:lang w:eastAsia="pt-BR"/>
        </w:rPr>
        <w:t xml:space="preserve">A criação dos Institutos de Aposentadorias e Pensões (IAP) teve início em 1933 e se estendeu até 1938, organizando o direito previdenciário </w:t>
      </w:r>
      <w:r w:rsidR="00287CBD" w:rsidRPr="0083470E">
        <w:rPr>
          <w:rFonts w:ascii="Times New Roman" w:eastAsia="Aptos" w:hAnsi="Times New Roman" w:cs="Times New Roman"/>
          <w:lang w:eastAsia="pt-BR"/>
        </w:rPr>
        <w:t>a</w:t>
      </w:r>
      <w:r w:rsidRPr="0083470E">
        <w:rPr>
          <w:rFonts w:ascii="Times New Roman" w:eastAsia="Aptos" w:hAnsi="Times New Roman" w:cs="Times New Roman"/>
          <w:lang w:eastAsia="pt-BR"/>
        </w:rPr>
        <w:t xml:space="preserve"> partir da regulamentação de categorias profissionais. Com a unificação dos </w:t>
      </w:r>
      <w:proofErr w:type="spellStart"/>
      <w:r w:rsidRPr="0083470E">
        <w:rPr>
          <w:rFonts w:ascii="Times New Roman" w:eastAsia="Aptos" w:hAnsi="Times New Roman" w:cs="Times New Roman"/>
          <w:lang w:eastAsia="pt-BR"/>
        </w:rPr>
        <w:t>IAPs</w:t>
      </w:r>
      <w:proofErr w:type="spellEnd"/>
      <w:r w:rsidRPr="0083470E">
        <w:rPr>
          <w:rFonts w:ascii="Times New Roman" w:eastAsia="Aptos" w:hAnsi="Times New Roman" w:cs="Times New Roman"/>
          <w:lang w:eastAsia="pt-BR"/>
        </w:rPr>
        <w:t xml:space="preserve"> e a criação do </w:t>
      </w:r>
      <w:r w:rsidRPr="0083470E">
        <w:rPr>
          <w:rFonts w:ascii="Times New Roman" w:eastAsia="Aptos" w:hAnsi="Times New Roman" w:cs="Times New Roman"/>
        </w:rPr>
        <w:t xml:space="preserve">Instituto Nacional de Previdência Social (INPS), em 1966, a Previdência Social passa a incorporar o conjunto dos assalariados urbanos. A universalização do </w:t>
      </w:r>
      <w:r w:rsidRPr="0083470E">
        <w:rPr>
          <w:rFonts w:ascii="Times New Roman" w:eastAsia="Aptos" w:hAnsi="Times New Roman" w:cs="Times New Roman"/>
          <w:lang w:eastAsia="pt-BR"/>
        </w:rPr>
        <w:t xml:space="preserve">direito previdenciário com sua </w:t>
      </w:r>
      <w:r w:rsidRPr="0083470E">
        <w:rPr>
          <w:rFonts w:ascii="Times New Roman" w:eastAsia="Aptos" w:hAnsi="Times New Roman" w:cs="Times New Roman"/>
        </w:rPr>
        <w:t xml:space="preserve">extensão </w:t>
      </w:r>
      <w:r w:rsidRPr="0083470E">
        <w:rPr>
          <w:rFonts w:ascii="Times New Roman" w:eastAsia="Aptos" w:hAnsi="Times New Roman" w:cs="Times New Roman"/>
          <w:lang w:eastAsia="pt-BR"/>
        </w:rPr>
        <w:t xml:space="preserve">aos trabalhadores urbanos e informais ganha densidade somente a partir da constituição de 1988, mantendo, contudo, ainda hoje, importante parcela de trabalhadores não protegidos. </w:t>
      </w:r>
      <w:r w:rsidRPr="0083470E">
        <w:rPr>
          <w:rFonts w:ascii="Times New Roman" w:eastAsia="Aptos" w:hAnsi="Times New Roman" w:cs="Times New Roman"/>
        </w:rPr>
        <w:t xml:space="preserve">Ver a respeito </w:t>
      </w:r>
      <w:proofErr w:type="spellStart"/>
      <w:r w:rsidRPr="0083470E">
        <w:rPr>
          <w:rFonts w:ascii="Times New Roman" w:eastAsia="Aptos" w:hAnsi="Times New Roman" w:cs="Times New Roman"/>
          <w:lang w:eastAsia="pt-BR"/>
        </w:rPr>
        <w:t>Kerstenetzky</w:t>
      </w:r>
      <w:proofErr w:type="spellEnd"/>
      <w:r w:rsidRPr="0083470E">
        <w:rPr>
          <w:rFonts w:ascii="Times New Roman" w:eastAsia="Aptos" w:hAnsi="Times New Roman" w:cs="Times New Roman"/>
          <w:lang w:eastAsia="pt-BR"/>
        </w:rPr>
        <w:t>, 2012; Ansiliero et al, 2023.</w:t>
      </w:r>
    </w:p>
  </w:footnote>
  <w:footnote w:id="9">
    <w:p w14:paraId="5DEAA01B"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No Brasil a política de previdência social engloba 3 regimes previdenciários: o Regime Geral de Previdência Social – RGPS, que abrange os trabalhadores urbanos e rurais; os Regimes Próprios de Previdência Social – RPPS, beneficiando os servidores públicos estatutários; e o chamado Sistema de proteção social dos militares. Sobre tais regimes, ver </w:t>
      </w:r>
      <w:r w:rsidRPr="0083470E">
        <w:rPr>
          <w:rFonts w:ascii="Times New Roman" w:eastAsia="Aptos" w:hAnsi="Times New Roman" w:cs="Times New Roman"/>
          <w:lang w:eastAsia="pt-BR"/>
        </w:rPr>
        <w:t>Ansiliero et al, 2023.</w:t>
      </w:r>
    </w:p>
  </w:footnote>
  <w:footnote w:id="10">
    <w:p w14:paraId="0D0D037A" w14:textId="3719EEED"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Sobre os benefícios monetários e </w:t>
      </w:r>
      <w:r w:rsidR="00BC63E1" w:rsidRPr="0083470E">
        <w:rPr>
          <w:rFonts w:ascii="Times New Roman" w:eastAsia="Aptos" w:hAnsi="Times New Roman" w:cs="Times New Roman"/>
        </w:rPr>
        <w:t xml:space="preserve">demais </w:t>
      </w:r>
      <w:r w:rsidRPr="0083470E">
        <w:rPr>
          <w:rFonts w:ascii="Times New Roman" w:eastAsia="Aptos" w:hAnsi="Times New Roman" w:cs="Times New Roman"/>
        </w:rPr>
        <w:t>serviços do SUAS ver Pinheiro et al (2023).</w:t>
      </w:r>
    </w:p>
  </w:footnote>
  <w:footnote w:id="11">
    <w:p w14:paraId="152B1384" w14:textId="54C150DA" w:rsidR="00FC09F9" w:rsidRPr="0083470E" w:rsidRDefault="00FC09F9" w:rsidP="00803F96">
      <w:pPr>
        <w:pStyle w:val="Textodenotaderodap"/>
        <w:keepLines/>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DB25F5" w:rsidRPr="0083470E">
        <w:rPr>
          <w:rFonts w:ascii="Times New Roman" w:hAnsi="Times New Roman" w:cs="Times New Roman"/>
        </w:rPr>
        <w:t xml:space="preserve">De acordo com a Funai, </w:t>
      </w:r>
      <w:r w:rsidR="007D65EE" w:rsidRPr="0083470E">
        <w:rPr>
          <w:rFonts w:ascii="Times New Roman" w:hAnsi="Times New Roman" w:cs="Times New Roman"/>
        </w:rPr>
        <w:t>“a</w:t>
      </w:r>
      <w:r w:rsidR="00DB25F5" w:rsidRPr="0083470E">
        <w:rPr>
          <w:rFonts w:ascii="Times New Roman" w:hAnsi="Times New Roman" w:cs="Times New Roman"/>
        </w:rPr>
        <w:t xml:space="preserve"> denominação </w:t>
      </w:r>
      <w:r w:rsidR="007D65EE" w:rsidRPr="0083470E">
        <w:rPr>
          <w:rFonts w:ascii="Times New Roman" w:hAnsi="Times New Roman" w:cs="Times New Roman"/>
        </w:rPr>
        <w:t>‘</w:t>
      </w:r>
      <w:r w:rsidR="00DB25F5" w:rsidRPr="0083470E">
        <w:rPr>
          <w:rFonts w:ascii="Times New Roman" w:hAnsi="Times New Roman" w:cs="Times New Roman"/>
        </w:rPr>
        <w:t>povos indígenas isolados</w:t>
      </w:r>
      <w:r w:rsidR="007D65EE" w:rsidRPr="0083470E">
        <w:rPr>
          <w:rFonts w:ascii="Times New Roman" w:hAnsi="Times New Roman" w:cs="Times New Roman"/>
        </w:rPr>
        <w:t>’</w:t>
      </w:r>
      <w:r w:rsidR="00DB25F5" w:rsidRPr="0083470E">
        <w:rPr>
          <w:rFonts w:ascii="Times New Roman" w:hAnsi="Times New Roman" w:cs="Times New Roman"/>
        </w:rPr>
        <w:t xml:space="preserve"> se refere especificamente a grupos indígenas com ausência de relações permanentes com a sociedade ou com pouca frequência de interação, seja com não indígenas ou com outros povos indígenas já contatados.</w:t>
      </w:r>
      <w:r w:rsidR="007D65EE" w:rsidRPr="0083470E">
        <w:rPr>
          <w:rFonts w:ascii="Times New Roman" w:hAnsi="Times New Roman" w:cs="Times New Roman"/>
        </w:rPr>
        <w:t xml:space="preserve"> </w:t>
      </w:r>
      <w:r w:rsidR="00DB25F5" w:rsidRPr="0083470E">
        <w:rPr>
          <w:rFonts w:ascii="Times New Roman" w:hAnsi="Times New Roman" w:cs="Times New Roman"/>
        </w:rPr>
        <w:t>Entre outros fatores, esse ato de vontade de isolamento se relaciona com experiências traumáticas de violência colonial vivenciadas no passado, o que os leva a optar por um estado de autossuficiência social e econômica</w:t>
      </w:r>
      <w:r w:rsidR="00AE15FD" w:rsidRPr="0083470E">
        <w:rPr>
          <w:rFonts w:ascii="Times New Roman" w:hAnsi="Times New Roman" w:cs="Times New Roman"/>
        </w:rPr>
        <w:t>,</w:t>
      </w:r>
      <w:r w:rsidR="00481095" w:rsidRPr="0083470E">
        <w:rPr>
          <w:rFonts w:ascii="Times New Roman" w:hAnsi="Times New Roman" w:cs="Times New Roman"/>
        </w:rPr>
        <w:t xml:space="preserve"> </w:t>
      </w:r>
      <w:r w:rsidR="00DB25F5" w:rsidRPr="0083470E">
        <w:rPr>
          <w:rFonts w:ascii="Times New Roman" w:hAnsi="Times New Roman" w:cs="Times New Roman"/>
        </w:rPr>
        <w:t>quando a situação os leva a suprir de forma autônoma suas necessidades sociais, materiais ou simbólicas, evitando relações sociais que poderiam desencadear tensões ou conflitos interétnicos</w:t>
      </w:r>
      <w:r w:rsidR="00522F48" w:rsidRPr="0083470E">
        <w:rPr>
          <w:rFonts w:ascii="Times New Roman" w:hAnsi="Times New Roman" w:cs="Times New Roman"/>
        </w:rPr>
        <w:t xml:space="preserve">.”. Disponível em: </w:t>
      </w:r>
      <w:hyperlink r:id="rId4" w:anchor=":~:text=os%20povos%20ind%C3%ADgenas-,Povos%20isolados,Estado%20brasileiro%20a%20sua%20prote%C3%A7%C3%A3o" w:history="1">
        <w:r w:rsidR="00CF38B9" w:rsidRPr="0083470E">
          <w:rPr>
            <w:rStyle w:val="Hyperlink"/>
            <w:rFonts w:ascii="Times New Roman" w:hAnsi="Times New Roman" w:cs="Times New Roman"/>
          </w:rPr>
          <w:t>https://www.gov.br/funai/pt-br/assuntos/noticias/2024/conheca-a-atuacao-da-funai-na-protecao-dos-povos-indigenas-isolados-e-de-recente-contato#:~:text=os%20povos%20ind%C3%ADgenas-,Povos%20isolados,Estado%20brasileiro%20a%20sua%20prote%C3%A7%C3%A3o</w:t>
        </w:r>
      </w:hyperlink>
      <w:r w:rsidR="00CF38B9" w:rsidRPr="0083470E">
        <w:rPr>
          <w:rFonts w:ascii="Times New Roman" w:hAnsi="Times New Roman" w:cs="Times New Roman"/>
        </w:rPr>
        <w:t>.</w:t>
      </w:r>
    </w:p>
  </w:footnote>
  <w:footnote w:id="12">
    <w:p w14:paraId="474B26BA" w14:textId="6FB8F23B" w:rsidR="00F7339B" w:rsidRPr="0083470E" w:rsidRDefault="00F7339B"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Com o objetivo de permitir maior visibilidade de alguns públicos, desde 2004 o Cadastro Único para Programas Sociais do Governo Federal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opera um cadastramento diferenciado de certos grupos sociais. Esses grupos são identificados como Grupos Populacionais Tradicionais Específicos (GPTE), e se diferenciam em 4 categorias: além dos grupos de origem étnicas (famílias indígenas, famílias quilombolas, famílias ciganas e famílias pertencentes a comunidades de terreiro), o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identifica os grupos com relações estreitas com o meio ambiente (famílias extrativistas, de pescadores artesanais e famílias ribeirinhas), os grupos com relação estreita com o meio rural (famílias assentadas da Reforma Agrária, famílias acampadas rurais, famílias de agricultores familiares e famílias de beneficiários do Programa Nacional de Crédito Fundiário) e os grupos em situações conjunturais  (famílias atingidas por empreendimentos de infraestrutura, famílias de presos do sistema carcerário, famílias de catadores de material reciclável e famílias de pessoas em situação de rua). Ver a respeito MDS, 2023. </w:t>
      </w:r>
    </w:p>
  </w:footnote>
  <w:footnote w:id="13">
    <w:p w14:paraId="29198B62"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Artigos 6, 7 e 8 da Lei 12.288 de 2010</w:t>
      </w:r>
      <w:hyperlink r:id="rId5" w:history="1">
        <w:r w:rsidRPr="0083470E">
          <w:rPr>
            <w:rStyle w:val="Hyperlink"/>
            <w:rFonts w:ascii="Times New Roman" w:eastAsia="Aptos" w:hAnsi="Times New Roman" w:cs="Times New Roman"/>
            <w:b/>
          </w:rPr>
          <w:t>,</w:t>
        </w:r>
      </w:hyperlink>
      <w:r w:rsidRPr="0083470E">
        <w:rPr>
          <w:rFonts w:ascii="Times New Roman" w:eastAsia="Aptos" w:hAnsi="Times New Roman" w:cs="Times New Roman"/>
        </w:rPr>
        <w:t xml:space="preserve"> que Institui o Estatuto da Igualdade Racial.</w:t>
      </w:r>
    </w:p>
  </w:footnote>
  <w:footnote w:id="14">
    <w:p w14:paraId="5404F1F6" w14:textId="6D5E630F"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1D6750" w:rsidRPr="0083470E">
        <w:rPr>
          <w:rFonts w:ascii="Times New Roman" w:eastAsia="Aptos" w:hAnsi="Times New Roman" w:cs="Times New Roman"/>
        </w:rPr>
        <w:t>Tais informações são coletadas pelas Pesquisas de Informações Básicas Municipais (</w:t>
      </w:r>
      <w:proofErr w:type="spellStart"/>
      <w:r w:rsidR="001D6750" w:rsidRPr="0083470E">
        <w:rPr>
          <w:rFonts w:ascii="Times New Roman" w:eastAsia="Aptos" w:hAnsi="Times New Roman" w:cs="Times New Roman"/>
        </w:rPr>
        <w:t>Munic</w:t>
      </w:r>
      <w:proofErr w:type="spellEnd"/>
      <w:r w:rsidR="001D6750" w:rsidRPr="0083470E">
        <w:rPr>
          <w:rFonts w:ascii="Times New Roman" w:eastAsia="Aptos" w:hAnsi="Times New Roman" w:cs="Times New Roman"/>
        </w:rPr>
        <w:t xml:space="preserve">) </w:t>
      </w:r>
      <w:proofErr w:type="gramStart"/>
      <w:r w:rsidR="001D6750" w:rsidRPr="0083470E">
        <w:rPr>
          <w:rFonts w:ascii="Times New Roman" w:eastAsia="Aptos" w:hAnsi="Times New Roman" w:cs="Times New Roman"/>
        </w:rPr>
        <w:t>e Estaduais</w:t>
      </w:r>
      <w:proofErr w:type="gramEnd"/>
      <w:r w:rsidR="001D6750" w:rsidRPr="0083470E">
        <w:rPr>
          <w:rFonts w:ascii="Times New Roman" w:eastAsia="Aptos" w:hAnsi="Times New Roman" w:cs="Times New Roman"/>
        </w:rPr>
        <w:t xml:space="preserve"> (</w:t>
      </w:r>
      <w:proofErr w:type="spellStart"/>
      <w:r w:rsidR="001D6750" w:rsidRPr="0083470E">
        <w:rPr>
          <w:rFonts w:ascii="Times New Roman" w:eastAsia="Aptos" w:hAnsi="Times New Roman" w:cs="Times New Roman"/>
        </w:rPr>
        <w:t>Estadic</w:t>
      </w:r>
      <w:proofErr w:type="spellEnd"/>
      <w:r w:rsidR="001D6750" w:rsidRPr="0083470E">
        <w:rPr>
          <w:rFonts w:ascii="Times New Roman" w:eastAsia="Aptos" w:hAnsi="Times New Roman" w:cs="Times New Roman"/>
        </w:rPr>
        <w:t>) do IBGE</w:t>
      </w:r>
      <w:r w:rsidRPr="0083470E">
        <w:rPr>
          <w:rFonts w:ascii="Times New Roman" w:eastAsia="Aptos" w:hAnsi="Times New Roman" w:cs="Times New Roman"/>
        </w:rPr>
        <w:t>.</w:t>
      </w:r>
    </w:p>
  </w:footnote>
  <w:footnote w:id="15">
    <w:p w14:paraId="369B9D5C" w14:textId="275D748F" w:rsidR="00773F74" w:rsidRPr="0083470E" w:rsidRDefault="00773F74"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4C5CE2" w:rsidRPr="0083470E">
        <w:rPr>
          <w:rFonts w:ascii="Times New Roman" w:hAnsi="Times New Roman" w:cs="Times New Roman"/>
        </w:rPr>
        <w:t>Parte da evolução no debate sobre a educação em saúde, envolve a necessidade de reconhecimento de saberes e práticas das pessoas envolvidas no processo de aprendizagem, assim como suas trajetórias de saúde e doença. Dessa maneira, há uma busca pelo rompimento com uma concepção positivista da educação, cujas práticas são consideradas "impositivas, prescritivas de comportamentos 'ideais' desvinculados da realidade e distantes dos sujeitos sociais, tornados objetos passivos das intervenções, na maioria das vezes, preconceituosas, coercitivas e punitivas" (Mattos et al, 2014).</w:t>
      </w:r>
    </w:p>
  </w:footnote>
  <w:footnote w:id="16">
    <w:p w14:paraId="66011FBB" w14:textId="1E800CEA" w:rsidR="00463AEE" w:rsidRPr="0083470E" w:rsidRDefault="00463AEE"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Exemplo do impacto deletério da desinformação na saúde pública é a queda na adesão à vacinação contra diversas doenças</w:t>
      </w:r>
      <w:r w:rsidR="008551B3" w:rsidRPr="0083470E">
        <w:rPr>
          <w:rFonts w:ascii="Times New Roman" w:eastAsia="Aptos" w:hAnsi="Times New Roman" w:cs="Times New Roman"/>
        </w:rPr>
        <w:t>. R</w:t>
      </w:r>
      <w:r w:rsidRPr="0083470E">
        <w:rPr>
          <w:rFonts w:ascii="Times New Roman" w:eastAsia="Aptos" w:hAnsi="Times New Roman" w:cs="Times New Roman"/>
        </w:rPr>
        <w:t xml:space="preserve">ecorrente a partir da pandemia de COVID-19, </w:t>
      </w:r>
      <w:r w:rsidR="008551B3" w:rsidRPr="0083470E">
        <w:rPr>
          <w:rFonts w:ascii="Times New Roman" w:eastAsia="Aptos" w:hAnsi="Times New Roman" w:cs="Times New Roman"/>
        </w:rPr>
        <w:t>ela pode ser</w:t>
      </w:r>
      <w:r w:rsidRPr="0083470E">
        <w:rPr>
          <w:rFonts w:ascii="Times New Roman" w:eastAsia="Aptos" w:hAnsi="Times New Roman" w:cs="Times New Roman"/>
        </w:rPr>
        <w:t xml:space="preserve"> comparada a uma epidemia em si mesma: </w:t>
      </w:r>
      <w:hyperlink r:id="rId6" w:history="1">
        <w:r w:rsidRPr="0083470E">
          <w:rPr>
            <w:rStyle w:val="Hyperlink"/>
            <w:rFonts w:ascii="Times New Roman" w:eastAsia="Aptos" w:hAnsi="Times New Roman" w:cs="Times New Roman"/>
          </w:rPr>
          <w:t>https://agenciabrasil.ebc.com.br/saude/noticia/2023-09/desinformacao-sobre-vacinas-se-comporta-como-epidemia</w:t>
        </w:r>
      </w:hyperlink>
      <w:r w:rsidRPr="0083470E">
        <w:rPr>
          <w:rFonts w:ascii="Times New Roman" w:eastAsia="Aptos" w:hAnsi="Times New Roman" w:cs="Times New Roman"/>
        </w:rPr>
        <w:t xml:space="preserve"> </w:t>
      </w:r>
    </w:p>
  </w:footnote>
  <w:footnote w:id="17">
    <w:p w14:paraId="77971C8A" w14:textId="77777777" w:rsidR="00F150C0" w:rsidRPr="0083470E" w:rsidRDefault="00F150C0"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A Norma Operacional Básica do SUAS de 2012 mantém tais distinções, determinando que a estruturação dos Centros de Referência de Assistência Social deve estar “de acordo com o porte do município, em áreas de maior vulnerabilidade social, para gerenciar e executar ações de proteção básica no território referenciado, conforme critério abaixo: Pequeno Porte I – mínimo de 1 CRAS para até 2.500 famílias referenciadas; Pequeno Porte II – mínimo de 1 CRAS para até 3.500 famílias referenciadas; Médio Porte – mínimo de 2 CRAS, cada um para até 5.000 famílias referenciadas; Grande Porte – mínimo de 4 CRAS, cada um para até 5.000 famílias referenciadas;  Metrópoles – mínimo de 8 CRAS, cada um para até 5.000 famílias referenciadas.” (</w:t>
      </w:r>
      <w:proofErr w:type="spellStart"/>
      <w:r w:rsidRPr="0083470E">
        <w:rPr>
          <w:rFonts w:ascii="Times New Roman" w:eastAsia="Aptos" w:hAnsi="Times New Roman" w:cs="Times New Roman"/>
          <w:sz w:val="20"/>
          <w:szCs w:val="20"/>
        </w:rPr>
        <w:t>Nob</w:t>
      </w:r>
      <w:proofErr w:type="spellEnd"/>
      <w:r w:rsidRPr="0083470E">
        <w:rPr>
          <w:rFonts w:ascii="Times New Roman" w:eastAsia="Aptos" w:hAnsi="Times New Roman" w:cs="Times New Roman"/>
          <w:sz w:val="20"/>
          <w:szCs w:val="20"/>
        </w:rPr>
        <w:t xml:space="preserve"> SUAS, 2012)</w:t>
      </w:r>
    </w:p>
  </w:footnote>
  <w:footnote w:id="18">
    <w:p w14:paraId="457D4436" w14:textId="6BCBB9AC" w:rsidR="00EA780B" w:rsidRPr="0083470E" w:rsidRDefault="00EA780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3E0E79" w:rsidRPr="0083470E">
        <w:rPr>
          <w:rFonts w:ascii="Times New Roman" w:eastAsia="Aptos" w:hAnsi="Times New Roman" w:cs="Times New Roman"/>
        </w:rPr>
        <w:t xml:space="preserve">Para uma discussão mais detalhada, ver o estudo de </w:t>
      </w:r>
      <w:proofErr w:type="spellStart"/>
      <w:r w:rsidR="003E0E79" w:rsidRPr="0083470E">
        <w:rPr>
          <w:rFonts w:ascii="Times New Roman" w:eastAsia="Aptos" w:hAnsi="Times New Roman" w:cs="Times New Roman"/>
        </w:rPr>
        <w:t>Kerstenetzky</w:t>
      </w:r>
      <w:proofErr w:type="spellEnd"/>
      <w:r w:rsidR="003E0E79" w:rsidRPr="0083470E">
        <w:rPr>
          <w:rFonts w:ascii="Times New Roman" w:eastAsia="Aptos" w:hAnsi="Times New Roman" w:cs="Times New Roman"/>
        </w:rPr>
        <w:t xml:space="preserve"> (2023) que realiza uma qualificada revisão da literatura em diferentes disciplinas guiada pelo objetivo de reunir diferentes argumentos favoráveis a um projeto de desenvolvimento centrado em serviços sociais públicos.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D46"/>
    <w:multiLevelType w:val="hybridMultilevel"/>
    <w:tmpl w:val="08BE9ED8"/>
    <w:lvl w:ilvl="0" w:tplc="CAAA91F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DF4A31"/>
    <w:multiLevelType w:val="hybridMultilevel"/>
    <w:tmpl w:val="F65A8D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7F61D60"/>
    <w:multiLevelType w:val="hybridMultilevel"/>
    <w:tmpl w:val="B502C0B8"/>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156C3A1D"/>
    <w:multiLevelType w:val="hybridMultilevel"/>
    <w:tmpl w:val="FFFFFFFF"/>
    <w:lvl w:ilvl="0" w:tplc="E146E044">
      <w:start w:val="1"/>
      <w:numFmt w:val="bullet"/>
      <w:lvlText w:val="Ø"/>
      <w:lvlJc w:val="left"/>
      <w:pPr>
        <w:ind w:left="720" w:hanging="360"/>
      </w:pPr>
      <w:rPr>
        <w:rFonts w:ascii="Wingdings" w:hAnsi="Wingdings" w:hint="default"/>
      </w:rPr>
    </w:lvl>
    <w:lvl w:ilvl="1" w:tplc="4AF2A550">
      <w:start w:val="1"/>
      <w:numFmt w:val="bullet"/>
      <w:lvlText w:val="o"/>
      <w:lvlJc w:val="left"/>
      <w:pPr>
        <w:ind w:left="1440" w:hanging="360"/>
      </w:pPr>
      <w:rPr>
        <w:rFonts w:ascii="Courier New" w:hAnsi="Courier New" w:hint="default"/>
      </w:rPr>
    </w:lvl>
    <w:lvl w:ilvl="2" w:tplc="95A8E5B0">
      <w:start w:val="1"/>
      <w:numFmt w:val="bullet"/>
      <w:lvlText w:val=""/>
      <w:lvlJc w:val="left"/>
      <w:pPr>
        <w:ind w:left="2160" w:hanging="360"/>
      </w:pPr>
      <w:rPr>
        <w:rFonts w:ascii="Wingdings" w:hAnsi="Wingdings" w:hint="default"/>
      </w:rPr>
    </w:lvl>
    <w:lvl w:ilvl="3" w:tplc="1478A510">
      <w:start w:val="1"/>
      <w:numFmt w:val="bullet"/>
      <w:lvlText w:val=""/>
      <w:lvlJc w:val="left"/>
      <w:pPr>
        <w:ind w:left="2880" w:hanging="360"/>
      </w:pPr>
      <w:rPr>
        <w:rFonts w:ascii="Symbol" w:hAnsi="Symbol" w:hint="default"/>
      </w:rPr>
    </w:lvl>
    <w:lvl w:ilvl="4" w:tplc="DFF8B294">
      <w:start w:val="1"/>
      <w:numFmt w:val="bullet"/>
      <w:lvlText w:val="o"/>
      <w:lvlJc w:val="left"/>
      <w:pPr>
        <w:ind w:left="3600" w:hanging="360"/>
      </w:pPr>
      <w:rPr>
        <w:rFonts w:ascii="Courier New" w:hAnsi="Courier New" w:hint="default"/>
      </w:rPr>
    </w:lvl>
    <w:lvl w:ilvl="5" w:tplc="78F267A0">
      <w:start w:val="1"/>
      <w:numFmt w:val="bullet"/>
      <w:lvlText w:val=""/>
      <w:lvlJc w:val="left"/>
      <w:pPr>
        <w:ind w:left="4320" w:hanging="360"/>
      </w:pPr>
      <w:rPr>
        <w:rFonts w:ascii="Wingdings" w:hAnsi="Wingdings" w:hint="default"/>
      </w:rPr>
    </w:lvl>
    <w:lvl w:ilvl="6" w:tplc="BD60A2DC">
      <w:start w:val="1"/>
      <w:numFmt w:val="bullet"/>
      <w:lvlText w:val=""/>
      <w:lvlJc w:val="left"/>
      <w:pPr>
        <w:ind w:left="5040" w:hanging="360"/>
      </w:pPr>
      <w:rPr>
        <w:rFonts w:ascii="Symbol" w:hAnsi="Symbol" w:hint="default"/>
      </w:rPr>
    </w:lvl>
    <w:lvl w:ilvl="7" w:tplc="5D02AC58">
      <w:start w:val="1"/>
      <w:numFmt w:val="bullet"/>
      <w:lvlText w:val="o"/>
      <w:lvlJc w:val="left"/>
      <w:pPr>
        <w:ind w:left="5760" w:hanging="360"/>
      </w:pPr>
      <w:rPr>
        <w:rFonts w:ascii="Courier New" w:hAnsi="Courier New" w:hint="default"/>
      </w:rPr>
    </w:lvl>
    <w:lvl w:ilvl="8" w:tplc="20909B32">
      <w:start w:val="1"/>
      <w:numFmt w:val="bullet"/>
      <w:lvlText w:val=""/>
      <w:lvlJc w:val="left"/>
      <w:pPr>
        <w:ind w:left="6480" w:hanging="360"/>
      </w:pPr>
      <w:rPr>
        <w:rFonts w:ascii="Wingdings" w:hAnsi="Wingdings" w:hint="default"/>
      </w:rPr>
    </w:lvl>
  </w:abstractNum>
  <w:abstractNum w:abstractNumId="4" w15:restartNumberingAfterBreak="0">
    <w:nsid w:val="16305445"/>
    <w:multiLevelType w:val="hybridMultilevel"/>
    <w:tmpl w:val="B70AA832"/>
    <w:lvl w:ilvl="0" w:tplc="0416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8FD6298"/>
    <w:multiLevelType w:val="hybridMultilevel"/>
    <w:tmpl w:val="824403EC"/>
    <w:lvl w:ilvl="0" w:tplc="B3A420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E7761D0"/>
    <w:multiLevelType w:val="hybridMultilevel"/>
    <w:tmpl w:val="7C182EE0"/>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7" w15:restartNumberingAfterBreak="0">
    <w:nsid w:val="27E24ED0"/>
    <w:multiLevelType w:val="multilevel"/>
    <w:tmpl w:val="25D6CF5E"/>
    <w:lvl w:ilvl="0">
      <w:start w:val="3"/>
      <w:numFmt w:val="decimal"/>
      <w:lvlText w:val="%1"/>
      <w:lvlJc w:val="left"/>
      <w:pPr>
        <w:ind w:left="480" w:hanging="480"/>
      </w:pPr>
      <w:rPr>
        <w:rFonts w:hint="default"/>
      </w:rPr>
    </w:lvl>
    <w:lvl w:ilvl="1">
      <w:start w:val="3"/>
      <w:numFmt w:val="decimal"/>
      <w:lvlText w:val="%1.%2"/>
      <w:lvlJc w:val="left"/>
      <w:pPr>
        <w:ind w:left="693"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8" w15:restartNumberingAfterBreak="0">
    <w:nsid w:val="280C0AA9"/>
    <w:multiLevelType w:val="hybridMultilevel"/>
    <w:tmpl w:val="63D2E3D2"/>
    <w:lvl w:ilvl="0" w:tplc="0416000D">
      <w:start w:val="1"/>
      <w:numFmt w:val="bullet"/>
      <w:lvlText w:val=""/>
      <w:lvlJc w:val="left"/>
      <w:pPr>
        <w:ind w:left="2148" w:hanging="360"/>
      </w:pPr>
      <w:rPr>
        <w:rFonts w:ascii="Wingdings" w:hAnsi="Wingdings"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9" w15:restartNumberingAfterBreak="0">
    <w:nsid w:val="28132C7A"/>
    <w:multiLevelType w:val="hybridMultilevel"/>
    <w:tmpl w:val="B356671A"/>
    <w:lvl w:ilvl="0" w:tplc="5EB00852">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AB51E1B"/>
    <w:multiLevelType w:val="hybridMultilevel"/>
    <w:tmpl w:val="6B06326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0491EA0"/>
    <w:multiLevelType w:val="hybridMultilevel"/>
    <w:tmpl w:val="F57AD2D6"/>
    <w:lvl w:ilvl="0" w:tplc="0F76681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15C4E4A"/>
    <w:multiLevelType w:val="hybridMultilevel"/>
    <w:tmpl w:val="A47EF1FC"/>
    <w:lvl w:ilvl="0" w:tplc="BF18710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B12047"/>
    <w:multiLevelType w:val="multilevel"/>
    <w:tmpl w:val="A87E6F3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27E4298"/>
    <w:multiLevelType w:val="hybridMultilevel"/>
    <w:tmpl w:val="E5023AF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5884DC6"/>
    <w:multiLevelType w:val="hybridMultilevel"/>
    <w:tmpl w:val="6F48B158"/>
    <w:lvl w:ilvl="0" w:tplc="25B4BD10">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38874CDC"/>
    <w:multiLevelType w:val="hybridMultilevel"/>
    <w:tmpl w:val="92BEFB2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8DC0914"/>
    <w:multiLevelType w:val="hybridMultilevel"/>
    <w:tmpl w:val="60A64A56"/>
    <w:lvl w:ilvl="0" w:tplc="04160017">
      <w:start w:val="1"/>
      <w:numFmt w:val="lowerLetter"/>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90C493B"/>
    <w:multiLevelType w:val="hybridMultilevel"/>
    <w:tmpl w:val="665AF3D4"/>
    <w:lvl w:ilvl="0" w:tplc="44806ED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9" w15:restartNumberingAfterBreak="0">
    <w:nsid w:val="3A9A77F6"/>
    <w:multiLevelType w:val="hybridMultilevel"/>
    <w:tmpl w:val="E1CE312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3F043A1A"/>
    <w:multiLevelType w:val="hybridMultilevel"/>
    <w:tmpl w:val="5380E5D2"/>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409597B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372283"/>
    <w:multiLevelType w:val="hybridMultilevel"/>
    <w:tmpl w:val="8D28A136"/>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23" w15:restartNumberingAfterBreak="0">
    <w:nsid w:val="42347C2F"/>
    <w:multiLevelType w:val="hybridMultilevel"/>
    <w:tmpl w:val="5330ADD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5C84248"/>
    <w:multiLevelType w:val="hybridMultilevel"/>
    <w:tmpl w:val="E6C4A54C"/>
    <w:lvl w:ilvl="0" w:tplc="0416000D">
      <w:start w:val="1"/>
      <w:numFmt w:val="bullet"/>
      <w:lvlText w:val=""/>
      <w:lvlJc w:val="left"/>
      <w:pPr>
        <w:ind w:left="2154" w:hanging="360"/>
      </w:pPr>
      <w:rPr>
        <w:rFonts w:ascii="Wingdings" w:hAnsi="Wingdings" w:hint="default"/>
      </w:rPr>
    </w:lvl>
    <w:lvl w:ilvl="1" w:tplc="04160003" w:tentative="1">
      <w:start w:val="1"/>
      <w:numFmt w:val="bullet"/>
      <w:lvlText w:val="o"/>
      <w:lvlJc w:val="left"/>
      <w:pPr>
        <w:ind w:left="2874" w:hanging="360"/>
      </w:pPr>
      <w:rPr>
        <w:rFonts w:ascii="Courier New" w:hAnsi="Courier New" w:cs="Courier New" w:hint="default"/>
      </w:rPr>
    </w:lvl>
    <w:lvl w:ilvl="2" w:tplc="04160005" w:tentative="1">
      <w:start w:val="1"/>
      <w:numFmt w:val="bullet"/>
      <w:lvlText w:val=""/>
      <w:lvlJc w:val="left"/>
      <w:pPr>
        <w:ind w:left="3594" w:hanging="360"/>
      </w:pPr>
      <w:rPr>
        <w:rFonts w:ascii="Wingdings" w:hAnsi="Wingdings" w:hint="default"/>
      </w:rPr>
    </w:lvl>
    <w:lvl w:ilvl="3" w:tplc="04160001" w:tentative="1">
      <w:start w:val="1"/>
      <w:numFmt w:val="bullet"/>
      <w:lvlText w:val=""/>
      <w:lvlJc w:val="left"/>
      <w:pPr>
        <w:ind w:left="4314" w:hanging="360"/>
      </w:pPr>
      <w:rPr>
        <w:rFonts w:ascii="Symbol" w:hAnsi="Symbol" w:hint="default"/>
      </w:rPr>
    </w:lvl>
    <w:lvl w:ilvl="4" w:tplc="04160003" w:tentative="1">
      <w:start w:val="1"/>
      <w:numFmt w:val="bullet"/>
      <w:lvlText w:val="o"/>
      <w:lvlJc w:val="left"/>
      <w:pPr>
        <w:ind w:left="5034" w:hanging="360"/>
      </w:pPr>
      <w:rPr>
        <w:rFonts w:ascii="Courier New" w:hAnsi="Courier New" w:cs="Courier New" w:hint="default"/>
      </w:rPr>
    </w:lvl>
    <w:lvl w:ilvl="5" w:tplc="04160005" w:tentative="1">
      <w:start w:val="1"/>
      <w:numFmt w:val="bullet"/>
      <w:lvlText w:val=""/>
      <w:lvlJc w:val="left"/>
      <w:pPr>
        <w:ind w:left="5754" w:hanging="360"/>
      </w:pPr>
      <w:rPr>
        <w:rFonts w:ascii="Wingdings" w:hAnsi="Wingdings" w:hint="default"/>
      </w:rPr>
    </w:lvl>
    <w:lvl w:ilvl="6" w:tplc="04160001" w:tentative="1">
      <w:start w:val="1"/>
      <w:numFmt w:val="bullet"/>
      <w:lvlText w:val=""/>
      <w:lvlJc w:val="left"/>
      <w:pPr>
        <w:ind w:left="6474" w:hanging="360"/>
      </w:pPr>
      <w:rPr>
        <w:rFonts w:ascii="Symbol" w:hAnsi="Symbol" w:hint="default"/>
      </w:rPr>
    </w:lvl>
    <w:lvl w:ilvl="7" w:tplc="04160003" w:tentative="1">
      <w:start w:val="1"/>
      <w:numFmt w:val="bullet"/>
      <w:lvlText w:val="o"/>
      <w:lvlJc w:val="left"/>
      <w:pPr>
        <w:ind w:left="7194" w:hanging="360"/>
      </w:pPr>
      <w:rPr>
        <w:rFonts w:ascii="Courier New" w:hAnsi="Courier New" w:cs="Courier New" w:hint="default"/>
      </w:rPr>
    </w:lvl>
    <w:lvl w:ilvl="8" w:tplc="04160005" w:tentative="1">
      <w:start w:val="1"/>
      <w:numFmt w:val="bullet"/>
      <w:lvlText w:val=""/>
      <w:lvlJc w:val="left"/>
      <w:pPr>
        <w:ind w:left="7914" w:hanging="360"/>
      </w:pPr>
      <w:rPr>
        <w:rFonts w:ascii="Wingdings" w:hAnsi="Wingdings" w:hint="default"/>
      </w:rPr>
    </w:lvl>
  </w:abstractNum>
  <w:abstractNum w:abstractNumId="25" w15:restartNumberingAfterBreak="0">
    <w:nsid w:val="49DF33E4"/>
    <w:multiLevelType w:val="hybridMultilevel"/>
    <w:tmpl w:val="E9261126"/>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6" w15:restartNumberingAfterBreak="0">
    <w:nsid w:val="4DBD061D"/>
    <w:multiLevelType w:val="multilevel"/>
    <w:tmpl w:val="813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1199F"/>
    <w:multiLevelType w:val="hybridMultilevel"/>
    <w:tmpl w:val="6770980A"/>
    <w:lvl w:ilvl="0" w:tplc="04160017">
      <w:start w:val="1"/>
      <w:numFmt w:val="lowerLetter"/>
      <w:lvlText w:val="%1)"/>
      <w:lvlJc w:val="left"/>
      <w:pPr>
        <w:ind w:left="729" w:hanging="360"/>
      </w:pPr>
      <w:rPr>
        <w:rFonts w:hint="default"/>
      </w:rPr>
    </w:lvl>
    <w:lvl w:ilvl="1" w:tplc="04160019" w:tentative="1">
      <w:start w:val="1"/>
      <w:numFmt w:val="lowerLetter"/>
      <w:lvlText w:val="%2."/>
      <w:lvlJc w:val="left"/>
      <w:pPr>
        <w:ind w:left="1449" w:hanging="360"/>
      </w:pPr>
    </w:lvl>
    <w:lvl w:ilvl="2" w:tplc="0416001B" w:tentative="1">
      <w:start w:val="1"/>
      <w:numFmt w:val="lowerRoman"/>
      <w:lvlText w:val="%3."/>
      <w:lvlJc w:val="right"/>
      <w:pPr>
        <w:ind w:left="2169" w:hanging="180"/>
      </w:pPr>
    </w:lvl>
    <w:lvl w:ilvl="3" w:tplc="0416000F" w:tentative="1">
      <w:start w:val="1"/>
      <w:numFmt w:val="decimal"/>
      <w:lvlText w:val="%4."/>
      <w:lvlJc w:val="left"/>
      <w:pPr>
        <w:ind w:left="2889" w:hanging="360"/>
      </w:pPr>
    </w:lvl>
    <w:lvl w:ilvl="4" w:tplc="04160019" w:tentative="1">
      <w:start w:val="1"/>
      <w:numFmt w:val="lowerLetter"/>
      <w:lvlText w:val="%5."/>
      <w:lvlJc w:val="left"/>
      <w:pPr>
        <w:ind w:left="3609" w:hanging="360"/>
      </w:pPr>
    </w:lvl>
    <w:lvl w:ilvl="5" w:tplc="0416001B" w:tentative="1">
      <w:start w:val="1"/>
      <w:numFmt w:val="lowerRoman"/>
      <w:lvlText w:val="%6."/>
      <w:lvlJc w:val="right"/>
      <w:pPr>
        <w:ind w:left="4329" w:hanging="180"/>
      </w:pPr>
    </w:lvl>
    <w:lvl w:ilvl="6" w:tplc="0416000F" w:tentative="1">
      <w:start w:val="1"/>
      <w:numFmt w:val="decimal"/>
      <w:lvlText w:val="%7."/>
      <w:lvlJc w:val="left"/>
      <w:pPr>
        <w:ind w:left="5049" w:hanging="360"/>
      </w:pPr>
    </w:lvl>
    <w:lvl w:ilvl="7" w:tplc="04160019" w:tentative="1">
      <w:start w:val="1"/>
      <w:numFmt w:val="lowerLetter"/>
      <w:lvlText w:val="%8."/>
      <w:lvlJc w:val="left"/>
      <w:pPr>
        <w:ind w:left="5769" w:hanging="360"/>
      </w:pPr>
    </w:lvl>
    <w:lvl w:ilvl="8" w:tplc="0416001B" w:tentative="1">
      <w:start w:val="1"/>
      <w:numFmt w:val="lowerRoman"/>
      <w:lvlText w:val="%9."/>
      <w:lvlJc w:val="right"/>
      <w:pPr>
        <w:ind w:left="6489" w:hanging="180"/>
      </w:pPr>
    </w:lvl>
  </w:abstractNum>
  <w:abstractNum w:abstractNumId="28" w15:restartNumberingAfterBreak="0">
    <w:nsid w:val="4EE85AED"/>
    <w:multiLevelType w:val="hybridMultilevel"/>
    <w:tmpl w:val="AE58EF58"/>
    <w:lvl w:ilvl="0" w:tplc="1736F6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F7D24E5"/>
    <w:multiLevelType w:val="hybridMultilevel"/>
    <w:tmpl w:val="A9EAFE3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4D1A3858">
      <w:start w:val="1"/>
      <w:numFmt w:val="decimal"/>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03C6458"/>
    <w:multiLevelType w:val="hybridMultilevel"/>
    <w:tmpl w:val="C66812EA"/>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55A73ED2"/>
    <w:multiLevelType w:val="hybridMultilevel"/>
    <w:tmpl w:val="707A7586"/>
    <w:lvl w:ilvl="0" w:tplc="F0C8D96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B2276C4"/>
    <w:multiLevelType w:val="hybridMultilevel"/>
    <w:tmpl w:val="5D32CE4C"/>
    <w:lvl w:ilvl="0" w:tplc="2CA4D40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BA50991"/>
    <w:multiLevelType w:val="hybridMultilevel"/>
    <w:tmpl w:val="623AA8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E4264D5"/>
    <w:multiLevelType w:val="hybridMultilevel"/>
    <w:tmpl w:val="3D6248F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5" w15:restartNumberingAfterBreak="0">
    <w:nsid w:val="60C7769A"/>
    <w:multiLevelType w:val="hybridMultilevel"/>
    <w:tmpl w:val="92540F2A"/>
    <w:lvl w:ilvl="0" w:tplc="D74C3E6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62CC0783"/>
    <w:multiLevelType w:val="multilevel"/>
    <w:tmpl w:val="1A22CB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EEE6F6B"/>
    <w:multiLevelType w:val="hybridMultilevel"/>
    <w:tmpl w:val="B572431C"/>
    <w:lvl w:ilvl="0" w:tplc="F8381608">
      <w:start w:val="1"/>
      <w:numFmt w:val="lowerRoman"/>
      <w:lvlText w:val="(%1)"/>
      <w:lvlJc w:val="left"/>
      <w:pPr>
        <w:ind w:left="721" w:hanging="720"/>
      </w:pPr>
      <w:rPr>
        <w:rFonts w:hint="default"/>
      </w:rPr>
    </w:lvl>
    <w:lvl w:ilvl="1" w:tplc="04160019" w:tentative="1">
      <w:start w:val="1"/>
      <w:numFmt w:val="lowerLetter"/>
      <w:lvlText w:val="%2."/>
      <w:lvlJc w:val="left"/>
      <w:pPr>
        <w:ind w:left="1081" w:hanging="360"/>
      </w:pPr>
    </w:lvl>
    <w:lvl w:ilvl="2" w:tplc="0416001B" w:tentative="1">
      <w:start w:val="1"/>
      <w:numFmt w:val="lowerRoman"/>
      <w:lvlText w:val="%3."/>
      <w:lvlJc w:val="right"/>
      <w:pPr>
        <w:ind w:left="1801" w:hanging="180"/>
      </w:pPr>
    </w:lvl>
    <w:lvl w:ilvl="3" w:tplc="0416000F" w:tentative="1">
      <w:start w:val="1"/>
      <w:numFmt w:val="decimal"/>
      <w:lvlText w:val="%4."/>
      <w:lvlJc w:val="left"/>
      <w:pPr>
        <w:ind w:left="2521" w:hanging="360"/>
      </w:pPr>
    </w:lvl>
    <w:lvl w:ilvl="4" w:tplc="04160019" w:tentative="1">
      <w:start w:val="1"/>
      <w:numFmt w:val="lowerLetter"/>
      <w:lvlText w:val="%5."/>
      <w:lvlJc w:val="left"/>
      <w:pPr>
        <w:ind w:left="3241" w:hanging="360"/>
      </w:pPr>
    </w:lvl>
    <w:lvl w:ilvl="5" w:tplc="0416001B" w:tentative="1">
      <w:start w:val="1"/>
      <w:numFmt w:val="lowerRoman"/>
      <w:lvlText w:val="%6."/>
      <w:lvlJc w:val="right"/>
      <w:pPr>
        <w:ind w:left="3961" w:hanging="180"/>
      </w:pPr>
    </w:lvl>
    <w:lvl w:ilvl="6" w:tplc="0416000F" w:tentative="1">
      <w:start w:val="1"/>
      <w:numFmt w:val="decimal"/>
      <w:lvlText w:val="%7."/>
      <w:lvlJc w:val="left"/>
      <w:pPr>
        <w:ind w:left="4681" w:hanging="360"/>
      </w:pPr>
    </w:lvl>
    <w:lvl w:ilvl="7" w:tplc="04160019" w:tentative="1">
      <w:start w:val="1"/>
      <w:numFmt w:val="lowerLetter"/>
      <w:lvlText w:val="%8."/>
      <w:lvlJc w:val="left"/>
      <w:pPr>
        <w:ind w:left="5401" w:hanging="360"/>
      </w:pPr>
    </w:lvl>
    <w:lvl w:ilvl="8" w:tplc="0416001B" w:tentative="1">
      <w:start w:val="1"/>
      <w:numFmt w:val="lowerRoman"/>
      <w:lvlText w:val="%9."/>
      <w:lvlJc w:val="right"/>
      <w:pPr>
        <w:ind w:left="6121" w:hanging="180"/>
      </w:pPr>
    </w:lvl>
  </w:abstractNum>
  <w:abstractNum w:abstractNumId="38" w15:restartNumberingAfterBreak="0">
    <w:nsid w:val="70123ABD"/>
    <w:multiLevelType w:val="hybridMultilevel"/>
    <w:tmpl w:val="69601472"/>
    <w:lvl w:ilvl="0" w:tplc="0416000B">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9" w15:restartNumberingAfterBreak="0">
    <w:nsid w:val="71B919E4"/>
    <w:multiLevelType w:val="hybridMultilevel"/>
    <w:tmpl w:val="30CAFFB4"/>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40" w15:restartNumberingAfterBreak="0">
    <w:nsid w:val="77110D61"/>
    <w:multiLevelType w:val="hybridMultilevel"/>
    <w:tmpl w:val="A4689ECA"/>
    <w:lvl w:ilvl="0" w:tplc="636226D2">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1" w15:restartNumberingAfterBreak="0">
    <w:nsid w:val="79881EF6"/>
    <w:multiLevelType w:val="hybridMultilevel"/>
    <w:tmpl w:val="1940EEFC"/>
    <w:lvl w:ilvl="0" w:tplc="5E6CCD42">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9E81C15"/>
    <w:multiLevelType w:val="hybridMultilevel"/>
    <w:tmpl w:val="6A30245E"/>
    <w:lvl w:ilvl="0" w:tplc="E9B8FA4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A766297"/>
    <w:multiLevelType w:val="hybridMultilevel"/>
    <w:tmpl w:val="07D82FB4"/>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4" w15:restartNumberingAfterBreak="0">
    <w:nsid w:val="7EE97F03"/>
    <w:multiLevelType w:val="hybridMultilevel"/>
    <w:tmpl w:val="1EC834C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51182159">
    <w:abstractNumId w:val="31"/>
  </w:num>
  <w:num w:numId="2" w16cid:durableId="1793278555">
    <w:abstractNumId w:val="14"/>
  </w:num>
  <w:num w:numId="3" w16cid:durableId="2129468572">
    <w:abstractNumId w:val="30"/>
  </w:num>
  <w:num w:numId="4" w16cid:durableId="1232153807">
    <w:abstractNumId w:val="17"/>
  </w:num>
  <w:num w:numId="5" w16cid:durableId="1120417104">
    <w:abstractNumId w:val="19"/>
  </w:num>
  <w:num w:numId="6" w16cid:durableId="1171724018">
    <w:abstractNumId w:val="34"/>
  </w:num>
  <w:num w:numId="7" w16cid:durableId="1326474124">
    <w:abstractNumId w:val="43"/>
  </w:num>
  <w:num w:numId="8" w16cid:durableId="427118941">
    <w:abstractNumId w:val="25"/>
  </w:num>
  <w:num w:numId="9" w16cid:durableId="37629767">
    <w:abstractNumId w:val="0"/>
  </w:num>
  <w:num w:numId="10" w16cid:durableId="635766202">
    <w:abstractNumId w:val="32"/>
  </w:num>
  <w:num w:numId="11" w16cid:durableId="1629894260">
    <w:abstractNumId w:val="27"/>
  </w:num>
  <w:num w:numId="12" w16cid:durableId="2013144018">
    <w:abstractNumId w:val="40"/>
  </w:num>
  <w:num w:numId="13" w16cid:durableId="1886795033">
    <w:abstractNumId w:val="35"/>
  </w:num>
  <w:num w:numId="14" w16cid:durableId="413358714">
    <w:abstractNumId w:val="33"/>
  </w:num>
  <w:num w:numId="15" w16cid:durableId="1327172831">
    <w:abstractNumId w:val="24"/>
  </w:num>
  <w:num w:numId="16" w16cid:durableId="2144496151">
    <w:abstractNumId w:val="8"/>
  </w:num>
  <w:num w:numId="17" w16cid:durableId="1903246902">
    <w:abstractNumId w:val="16"/>
  </w:num>
  <w:num w:numId="18" w16cid:durableId="1678993323">
    <w:abstractNumId w:val="2"/>
  </w:num>
  <w:num w:numId="19" w16cid:durableId="1701858919">
    <w:abstractNumId w:val="1"/>
  </w:num>
  <w:num w:numId="20" w16cid:durableId="420034314">
    <w:abstractNumId w:val="18"/>
  </w:num>
  <w:num w:numId="21" w16cid:durableId="1961909877">
    <w:abstractNumId w:val="13"/>
  </w:num>
  <w:num w:numId="22" w16cid:durableId="569929567">
    <w:abstractNumId w:val="20"/>
  </w:num>
  <w:num w:numId="23" w16cid:durableId="1354111424">
    <w:abstractNumId w:val="9"/>
  </w:num>
  <w:num w:numId="24" w16cid:durableId="1782647210">
    <w:abstractNumId w:val="38"/>
  </w:num>
  <w:num w:numId="25" w16cid:durableId="1578204073">
    <w:abstractNumId w:val="22"/>
  </w:num>
  <w:num w:numId="26" w16cid:durableId="1020863557">
    <w:abstractNumId w:val="39"/>
  </w:num>
  <w:num w:numId="27" w16cid:durableId="839467522">
    <w:abstractNumId w:val="6"/>
  </w:num>
  <w:num w:numId="28" w16cid:durableId="681781992">
    <w:abstractNumId w:val="44"/>
  </w:num>
  <w:num w:numId="29" w16cid:durableId="2043744466">
    <w:abstractNumId w:val="4"/>
  </w:num>
  <w:num w:numId="30" w16cid:durableId="201750299">
    <w:abstractNumId w:val="28"/>
  </w:num>
  <w:num w:numId="31" w16cid:durableId="640966863">
    <w:abstractNumId w:val="15"/>
  </w:num>
  <w:num w:numId="32" w16cid:durableId="866941013">
    <w:abstractNumId w:val="41"/>
  </w:num>
  <w:num w:numId="33" w16cid:durableId="1270429829">
    <w:abstractNumId w:val="23"/>
  </w:num>
  <w:num w:numId="34" w16cid:durableId="240648355">
    <w:abstractNumId w:val="29"/>
  </w:num>
  <w:num w:numId="35" w16cid:durableId="1750232414">
    <w:abstractNumId w:val="42"/>
  </w:num>
  <w:num w:numId="36" w16cid:durableId="142045839">
    <w:abstractNumId w:val="12"/>
  </w:num>
  <w:num w:numId="37" w16cid:durableId="1251039487">
    <w:abstractNumId w:val="36"/>
  </w:num>
  <w:num w:numId="38" w16cid:durableId="2017803100">
    <w:abstractNumId w:val="10"/>
  </w:num>
  <w:num w:numId="39" w16cid:durableId="717894922">
    <w:abstractNumId w:val="11"/>
  </w:num>
  <w:num w:numId="40" w16cid:durableId="614993189">
    <w:abstractNumId w:val="11"/>
    <w:lvlOverride w:ilvl="0">
      <w:startOverride w:val="1"/>
    </w:lvlOverride>
  </w:num>
  <w:num w:numId="41" w16cid:durableId="2093041167">
    <w:abstractNumId w:val="37"/>
  </w:num>
  <w:num w:numId="42" w16cid:durableId="1475484697">
    <w:abstractNumId w:val="7"/>
  </w:num>
  <w:num w:numId="43" w16cid:durableId="2111269238">
    <w:abstractNumId w:val="11"/>
  </w:num>
  <w:num w:numId="44" w16cid:durableId="1223977582">
    <w:abstractNumId w:val="7"/>
  </w:num>
  <w:num w:numId="45" w16cid:durableId="1515723072">
    <w:abstractNumId w:val="3"/>
  </w:num>
  <w:num w:numId="46" w16cid:durableId="1808085224">
    <w:abstractNumId w:val="26"/>
  </w:num>
  <w:num w:numId="47" w16cid:durableId="1983343904">
    <w:abstractNumId w:val="21"/>
  </w:num>
  <w:num w:numId="48" w16cid:durableId="164161189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Curralero">
    <w15:presenceInfo w15:providerId="Windows Live" w15:userId="7bd6d7731a1db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11"/>
    <w:rsid w:val="00000856"/>
    <w:rsid w:val="000018FA"/>
    <w:rsid w:val="00002797"/>
    <w:rsid w:val="000033FD"/>
    <w:rsid w:val="0000383B"/>
    <w:rsid w:val="00003A9E"/>
    <w:rsid w:val="0000480F"/>
    <w:rsid w:val="0000533D"/>
    <w:rsid w:val="00006233"/>
    <w:rsid w:val="00006774"/>
    <w:rsid w:val="00007064"/>
    <w:rsid w:val="000072D5"/>
    <w:rsid w:val="00010941"/>
    <w:rsid w:val="00010C35"/>
    <w:rsid w:val="00010DC5"/>
    <w:rsid w:val="00010F93"/>
    <w:rsid w:val="00012A23"/>
    <w:rsid w:val="00012A8B"/>
    <w:rsid w:val="00012D9B"/>
    <w:rsid w:val="00014A68"/>
    <w:rsid w:val="0001503C"/>
    <w:rsid w:val="000156B0"/>
    <w:rsid w:val="000176A9"/>
    <w:rsid w:val="00017B2F"/>
    <w:rsid w:val="00017B50"/>
    <w:rsid w:val="00017DC0"/>
    <w:rsid w:val="00021405"/>
    <w:rsid w:val="00021846"/>
    <w:rsid w:val="000239EE"/>
    <w:rsid w:val="000248FB"/>
    <w:rsid w:val="00024C92"/>
    <w:rsid w:val="00025452"/>
    <w:rsid w:val="000263CE"/>
    <w:rsid w:val="00026563"/>
    <w:rsid w:val="0002789E"/>
    <w:rsid w:val="0003168D"/>
    <w:rsid w:val="00032031"/>
    <w:rsid w:val="00032437"/>
    <w:rsid w:val="00032D85"/>
    <w:rsid w:val="0003353A"/>
    <w:rsid w:val="00035113"/>
    <w:rsid w:val="00035F7E"/>
    <w:rsid w:val="000376D5"/>
    <w:rsid w:val="000405E6"/>
    <w:rsid w:val="00040677"/>
    <w:rsid w:val="00040DC6"/>
    <w:rsid w:val="0004121D"/>
    <w:rsid w:val="000418C3"/>
    <w:rsid w:val="00041C06"/>
    <w:rsid w:val="0004201F"/>
    <w:rsid w:val="000426FA"/>
    <w:rsid w:val="0004523C"/>
    <w:rsid w:val="00045BB2"/>
    <w:rsid w:val="00045C08"/>
    <w:rsid w:val="00045D18"/>
    <w:rsid w:val="000469C1"/>
    <w:rsid w:val="00046C86"/>
    <w:rsid w:val="00047075"/>
    <w:rsid w:val="00047E9C"/>
    <w:rsid w:val="0005046C"/>
    <w:rsid w:val="00051E73"/>
    <w:rsid w:val="00052623"/>
    <w:rsid w:val="00053366"/>
    <w:rsid w:val="00054BFD"/>
    <w:rsid w:val="00056980"/>
    <w:rsid w:val="00056B33"/>
    <w:rsid w:val="00061C04"/>
    <w:rsid w:val="00061D7A"/>
    <w:rsid w:val="000621DD"/>
    <w:rsid w:val="000622AD"/>
    <w:rsid w:val="00064943"/>
    <w:rsid w:val="00065032"/>
    <w:rsid w:val="00065185"/>
    <w:rsid w:val="000651DE"/>
    <w:rsid w:val="00065319"/>
    <w:rsid w:val="00065939"/>
    <w:rsid w:val="000662EF"/>
    <w:rsid w:val="0006682A"/>
    <w:rsid w:val="00066AA0"/>
    <w:rsid w:val="0006705A"/>
    <w:rsid w:val="00070ACC"/>
    <w:rsid w:val="0007159B"/>
    <w:rsid w:val="00072671"/>
    <w:rsid w:val="00074854"/>
    <w:rsid w:val="00074862"/>
    <w:rsid w:val="00074E18"/>
    <w:rsid w:val="000758F9"/>
    <w:rsid w:val="000761CD"/>
    <w:rsid w:val="000762CB"/>
    <w:rsid w:val="00080588"/>
    <w:rsid w:val="0008136E"/>
    <w:rsid w:val="00081AC5"/>
    <w:rsid w:val="00081AEC"/>
    <w:rsid w:val="00081C2A"/>
    <w:rsid w:val="00082583"/>
    <w:rsid w:val="0008264A"/>
    <w:rsid w:val="00083A02"/>
    <w:rsid w:val="00083BF2"/>
    <w:rsid w:val="00083DC4"/>
    <w:rsid w:val="000855AD"/>
    <w:rsid w:val="00087781"/>
    <w:rsid w:val="00087C89"/>
    <w:rsid w:val="00087FCE"/>
    <w:rsid w:val="000902C1"/>
    <w:rsid w:val="00091B46"/>
    <w:rsid w:val="0009224C"/>
    <w:rsid w:val="000932BE"/>
    <w:rsid w:val="00093FCB"/>
    <w:rsid w:val="000955CA"/>
    <w:rsid w:val="00095759"/>
    <w:rsid w:val="00095DDC"/>
    <w:rsid w:val="00095DE9"/>
    <w:rsid w:val="00096DED"/>
    <w:rsid w:val="000970B8"/>
    <w:rsid w:val="00097619"/>
    <w:rsid w:val="0009763C"/>
    <w:rsid w:val="000979E4"/>
    <w:rsid w:val="00097CFD"/>
    <w:rsid w:val="00097E49"/>
    <w:rsid w:val="00097F64"/>
    <w:rsid w:val="000A01C0"/>
    <w:rsid w:val="000A01E9"/>
    <w:rsid w:val="000A0351"/>
    <w:rsid w:val="000A1101"/>
    <w:rsid w:val="000A1ADB"/>
    <w:rsid w:val="000A1C81"/>
    <w:rsid w:val="000A2412"/>
    <w:rsid w:val="000A249F"/>
    <w:rsid w:val="000A303F"/>
    <w:rsid w:val="000A323F"/>
    <w:rsid w:val="000A3507"/>
    <w:rsid w:val="000A3A47"/>
    <w:rsid w:val="000A405C"/>
    <w:rsid w:val="000A5675"/>
    <w:rsid w:val="000A5733"/>
    <w:rsid w:val="000A582C"/>
    <w:rsid w:val="000A62EC"/>
    <w:rsid w:val="000A62F1"/>
    <w:rsid w:val="000B0E49"/>
    <w:rsid w:val="000B0F09"/>
    <w:rsid w:val="000B1AE7"/>
    <w:rsid w:val="000B312A"/>
    <w:rsid w:val="000B31A3"/>
    <w:rsid w:val="000B3DBC"/>
    <w:rsid w:val="000B4077"/>
    <w:rsid w:val="000B4354"/>
    <w:rsid w:val="000B4FF7"/>
    <w:rsid w:val="000B527B"/>
    <w:rsid w:val="000B53AB"/>
    <w:rsid w:val="000B56E5"/>
    <w:rsid w:val="000B651D"/>
    <w:rsid w:val="000B722B"/>
    <w:rsid w:val="000C16A4"/>
    <w:rsid w:val="000C2D88"/>
    <w:rsid w:val="000C2FDE"/>
    <w:rsid w:val="000C3228"/>
    <w:rsid w:val="000C3BC9"/>
    <w:rsid w:val="000C3E91"/>
    <w:rsid w:val="000C5F83"/>
    <w:rsid w:val="000C6489"/>
    <w:rsid w:val="000C670C"/>
    <w:rsid w:val="000C765C"/>
    <w:rsid w:val="000C7DC4"/>
    <w:rsid w:val="000C7FB9"/>
    <w:rsid w:val="000D0486"/>
    <w:rsid w:val="000D06F9"/>
    <w:rsid w:val="000D1BF3"/>
    <w:rsid w:val="000D1CFD"/>
    <w:rsid w:val="000D2AD3"/>
    <w:rsid w:val="000D3981"/>
    <w:rsid w:val="000D3F37"/>
    <w:rsid w:val="000D40B2"/>
    <w:rsid w:val="000D40FC"/>
    <w:rsid w:val="000D441C"/>
    <w:rsid w:val="000D4BAA"/>
    <w:rsid w:val="000D6041"/>
    <w:rsid w:val="000D76BA"/>
    <w:rsid w:val="000D7E5A"/>
    <w:rsid w:val="000E1FE3"/>
    <w:rsid w:val="000E241B"/>
    <w:rsid w:val="000E2B97"/>
    <w:rsid w:val="000E45BA"/>
    <w:rsid w:val="000E55F7"/>
    <w:rsid w:val="000E7428"/>
    <w:rsid w:val="000F01C8"/>
    <w:rsid w:val="000F080F"/>
    <w:rsid w:val="000F0FB5"/>
    <w:rsid w:val="000F1525"/>
    <w:rsid w:val="000F1811"/>
    <w:rsid w:val="000F1A7C"/>
    <w:rsid w:val="000F2B3E"/>
    <w:rsid w:val="000F3335"/>
    <w:rsid w:val="000F3A31"/>
    <w:rsid w:val="000F4864"/>
    <w:rsid w:val="000F6160"/>
    <w:rsid w:val="000F6CA8"/>
    <w:rsid w:val="000F7EC9"/>
    <w:rsid w:val="00100674"/>
    <w:rsid w:val="0010151C"/>
    <w:rsid w:val="00101A48"/>
    <w:rsid w:val="0010245F"/>
    <w:rsid w:val="001031A3"/>
    <w:rsid w:val="00107927"/>
    <w:rsid w:val="0010792D"/>
    <w:rsid w:val="00107FAF"/>
    <w:rsid w:val="00110112"/>
    <w:rsid w:val="001102BE"/>
    <w:rsid w:val="00110872"/>
    <w:rsid w:val="001113F1"/>
    <w:rsid w:val="0011159B"/>
    <w:rsid w:val="00111D8A"/>
    <w:rsid w:val="00111F15"/>
    <w:rsid w:val="001120DC"/>
    <w:rsid w:val="001127A9"/>
    <w:rsid w:val="00112A48"/>
    <w:rsid w:val="00113575"/>
    <w:rsid w:val="00114706"/>
    <w:rsid w:val="00115935"/>
    <w:rsid w:val="00116599"/>
    <w:rsid w:val="001207A5"/>
    <w:rsid w:val="001216EE"/>
    <w:rsid w:val="00122946"/>
    <w:rsid w:val="00122C87"/>
    <w:rsid w:val="00123040"/>
    <w:rsid w:val="0012707B"/>
    <w:rsid w:val="001273FE"/>
    <w:rsid w:val="00127A57"/>
    <w:rsid w:val="00127F20"/>
    <w:rsid w:val="00130C7B"/>
    <w:rsid w:val="00131C5B"/>
    <w:rsid w:val="00132C9A"/>
    <w:rsid w:val="00132CFD"/>
    <w:rsid w:val="00132FC1"/>
    <w:rsid w:val="0013303B"/>
    <w:rsid w:val="00134F2B"/>
    <w:rsid w:val="001361E4"/>
    <w:rsid w:val="001365CE"/>
    <w:rsid w:val="0014023F"/>
    <w:rsid w:val="00140255"/>
    <w:rsid w:val="00140720"/>
    <w:rsid w:val="001407F2"/>
    <w:rsid w:val="00141588"/>
    <w:rsid w:val="00141A93"/>
    <w:rsid w:val="001429C2"/>
    <w:rsid w:val="00142B64"/>
    <w:rsid w:val="00143BAF"/>
    <w:rsid w:val="00143FFB"/>
    <w:rsid w:val="0014586C"/>
    <w:rsid w:val="00145927"/>
    <w:rsid w:val="00146508"/>
    <w:rsid w:val="001471E8"/>
    <w:rsid w:val="0015038A"/>
    <w:rsid w:val="00150711"/>
    <w:rsid w:val="00150A15"/>
    <w:rsid w:val="00150EE5"/>
    <w:rsid w:val="00151919"/>
    <w:rsid w:val="0015284B"/>
    <w:rsid w:val="001530A9"/>
    <w:rsid w:val="00154419"/>
    <w:rsid w:val="001550DB"/>
    <w:rsid w:val="0015544D"/>
    <w:rsid w:val="0015568A"/>
    <w:rsid w:val="00155FD6"/>
    <w:rsid w:val="0015628B"/>
    <w:rsid w:val="001565C7"/>
    <w:rsid w:val="001573DF"/>
    <w:rsid w:val="00157644"/>
    <w:rsid w:val="00157CB1"/>
    <w:rsid w:val="00160608"/>
    <w:rsid w:val="00160B08"/>
    <w:rsid w:val="0016260D"/>
    <w:rsid w:val="00163AB4"/>
    <w:rsid w:val="00163D94"/>
    <w:rsid w:val="00165CD2"/>
    <w:rsid w:val="001666B2"/>
    <w:rsid w:val="00166D72"/>
    <w:rsid w:val="00167CA7"/>
    <w:rsid w:val="001702FC"/>
    <w:rsid w:val="00170873"/>
    <w:rsid w:val="00170C06"/>
    <w:rsid w:val="0017385B"/>
    <w:rsid w:val="001742F6"/>
    <w:rsid w:val="00174ABA"/>
    <w:rsid w:val="00175073"/>
    <w:rsid w:val="001756FE"/>
    <w:rsid w:val="0017673F"/>
    <w:rsid w:val="0017777A"/>
    <w:rsid w:val="00177BF3"/>
    <w:rsid w:val="00177D29"/>
    <w:rsid w:val="0018032C"/>
    <w:rsid w:val="00180F2E"/>
    <w:rsid w:val="0018164E"/>
    <w:rsid w:val="001824CF"/>
    <w:rsid w:val="001833E8"/>
    <w:rsid w:val="00183650"/>
    <w:rsid w:val="00183A52"/>
    <w:rsid w:val="001846D5"/>
    <w:rsid w:val="001848B2"/>
    <w:rsid w:val="00185606"/>
    <w:rsid w:val="001861E2"/>
    <w:rsid w:val="0019000E"/>
    <w:rsid w:val="00190BDB"/>
    <w:rsid w:val="00191CF9"/>
    <w:rsid w:val="00192C34"/>
    <w:rsid w:val="0019361A"/>
    <w:rsid w:val="00193B51"/>
    <w:rsid w:val="00194127"/>
    <w:rsid w:val="00194320"/>
    <w:rsid w:val="00194DB6"/>
    <w:rsid w:val="00194FC5"/>
    <w:rsid w:val="001952F9"/>
    <w:rsid w:val="00195AB2"/>
    <w:rsid w:val="00196099"/>
    <w:rsid w:val="0019667E"/>
    <w:rsid w:val="001972EE"/>
    <w:rsid w:val="0019754A"/>
    <w:rsid w:val="00197940"/>
    <w:rsid w:val="001A08EE"/>
    <w:rsid w:val="001A0DD4"/>
    <w:rsid w:val="001A1218"/>
    <w:rsid w:val="001A15E6"/>
    <w:rsid w:val="001A2040"/>
    <w:rsid w:val="001A3602"/>
    <w:rsid w:val="001A3B6B"/>
    <w:rsid w:val="001A3E88"/>
    <w:rsid w:val="001A55FD"/>
    <w:rsid w:val="001A5792"/>
    <w:rsid w:val="001A6883"/>
    <w:rsid w:val="001A6D07"/>
    <w:rsid w:val="001A7A17"/>
    <w:rsid w:val="001B077B"/>
    <w:rsid w:val="001B1625"/>
    <w:rsid w:val="001B16D2"/>
    <w:rsid w:val="001B1995"/>
    <w:rsid w:val="001B1BA3"/>
    <w:rsid w:val="001B24F9"/>
    <w:rsid w:val="001B25B9"/>
    <w:rsid w:val="001B263B"/>
    <w:rsid w:val="001B290B"/>
    <w:rsid w:val="001B2FCB"/>
    <w:rsid w:val="001B3339"/>
    <w:rsid w:val="001B44CB"/>
    <w:rsid w:val="001B4BC9"/>
    <w:rsid w:val="001B507A"/>
    <w:rsid w:val="001B5126"/>
    <w:rsid w:val="001B5D84"/>
    <w:rsid w:val="001B73E0"/>
    <w:rsid w:val="001B749A"/>
    <w:rsid w:val="001B7697"/>
    <w:rsid w:val="001B780F"/>
    <w:rsid w:val="001B792B"/>
    <w:rsid w:val="001C087E"/>
    <w:rsid w:val="001C1263"/>
    <w:rsid w:val="001C18D2"/>
    <w:rsid w:val="001C1B98"/>
    <w:rsid w:val="001C1FAF"/>
    <w:rsid w:val="001C2496"/>
    <w:rsid w:val="001C2BCA"/>
    <w:rsid w:val="001C3366"/>
    <w:rsid w:val="001C371C"/>
    <w:rsid w:val="001C3AE1"/>
    <w:rsid w:val="001C4217"/>
    <w:rsid w:val="001C45E9"/>
    <w:rsid w:val="001C4FD4"/>
    <w:rsid w:val="001C63EF"/>
    <w:rsid w:val="001C6B22"/>
    <w:rsid w:val="001C72BD"/>
    <w:rsid w:val="001C768B"/>
    <w:rsid w:val="001C782B"/>
    <w:rsid w:val="001D0AB2"/>
    <w:rsid w:val="001D0ABA"/>
    <w:rsid w:val="001D0B19"/>
    <w:rsid w:val="001D1A64"/>
    <w:rsid w:val="001D1B9D"/>
    <w:rsid w:val="001D1ED4"/>
    <w:rsid w:val="001D290A"/>
    <w:rsid w:val="001D3C93"/>
    <w:rsid w:val="001D4295"/>
    <w:rsid w:val="001D4B05"/>
    <w:rsid w:val="001D6750"/>
    <w:rsid w:val="001E050D"/>
    <w:rsid w:val="001E06AC"/>
    <w:rsid w:val="001E124C"/>
    <w:rsid w:val="001E1589"/>
    <w:rsid w:val="001E1CDB"/>
    <w:rsid w:val="001E1D4D"/>
    <w:rsid w:val="001E1FA0"/>
    <w:rsid w:val="001E268D"/>
    <w:rsid w:val="001E2A31"/>
    <w:rsid w:val="001E2DA7"/>
    <w:rsid w:val="001E3B88"/>
    <w:rsid w:val="001E3BBD"/>
    <w:rsid w:val="001E4C35"/>
    <w:rsid w:val="001E4D40"/>
    <w:rsid w:val="001E52E3"/>
    <w:rsid w:val="001E5E9F"/>
    <w:rsid w:val="001E5FC7"/>
    <w:rsid w:val="001E6AEE"/>
    <w:rsid w:val="001E72AF"/>
    <w:rsid w:val="001E76B6"/>
    <w:rsid w:val="001E7B9C"/>
    <w:rsid w:val="001E7DD3"/>
    <w:rsid w:val="001E7EBD"/>
    <w:rsid w:val="001F0798"/>
    <w:rsid w:val="001F0BFC"/>
    <w:rsid w:val="001F0ED8"/>
    <w:rsid w:val="001F238F"/>
    <w:rsid w:val="001F36BB"/>
    <w:rsid w:val="001F390E"/>
    <w:rsid w:val="001F40FE"/>
    <w:rsid w:val="001F4C83"/>
    <w:rsid w:val="001F5254"/>
    <w:rsid w:val="001F594C"/>
    <w:rsid w:val="001F5BC1"/>
    <w:rsid w:val="001F5D59"/>
    <w:rsid w:val="001F63ED"/>
    <w:rsid w:val="001F69AE"/>
    <w:rsid w:val="001F6F7B"/>
    <w:rsid w:val="001F7C44"/>
    <w:rsid w:val="00200052"/>
    <w:rsid w:val="002004A8"/>
    <w:rsid w:val="00200B12"/>
    <w:rsid w:val="00201CD8"/>
    <w:rsid w:val="0020228A"/>
    <w:rsid w:val="002029A8"/>
    <w:rsid w:val="00202AE6"/>
    <w:rsid w:val="00202EDA"/>
    <w:rsid w:val="00203034"/>
    <w:rsid w:val="00203899"/>
    <w:rsid w:val="00205524"/>
    <w:rsid w:val="00205E83"/>
    <w:rsid w:val="00206723"/>
    <w:rsid w:val="00206792"/>
    <w:rsid w:val="0020681D"/>
    <w:rsid w:val="00206F5C"/>
    <w:rsid w:val="002104C2"/>
    <w:rsid w:val="0021098D"/>
    <w:rsid w:val="002136B8"/>
    <w:rsid w:val="0021397E"/>
    <w:rsid w:val="00214A48"/>
    <w:rsid w:val="00215F88"/>
    <w:rsid w:val="0021637F"/>
    <w:rsid w:val="002171B0"/>
    <w:rsid w:val="00217ABC"/>
    <w:rsid w:val="002209F8"/>
    <w:rsid w:val="0022199D"/>
    <w:rsid w:val="00221A75"/>
    <w:rsid w:val="00222B51"/>
    <w:rsid w:val="002232E0"/>
    <w:rsid w:val="0022388D"/>
    <w:rsid w:val="002238E8"/>
    <w:rsid w:val="00223BED"/>
    <w:rsid w:val="00223CE0"/>
    <w:rsid w:val="002245C2"/>
    <w:rsid w:val="002245E0"/>
    <w:rsid w:val="002249E4"/>
    <w:rsid w:val="0022636D"/>
    <w:rsid w:val="00226404"/>
    <w:rsid w:val="00226615"/>
    <w:rsid w:val="0023025E"/>
    <w:rsid w:val="00230ACD"/>
    <w:rsid w:val="00230DC5"/>
    <w:rsid w:val="0023333D"/>
    <w:rsid w:val="00233CF9"/>
    <w:rsid w:val="00233D4A"/>
    <w:rsid w:val="00233E8D"/>
    <w:rsid w:val="002343DC"/>
    <w:rsid w:val="002348D4"/>
    <w:rsid w:val="00236B50"/>
    <w:rsid w:val="00237A5B"/>
    <w:rsid w:val="00237D77"/>
    <w:rsid w:val="00237DCD"/>
    <w:rsid w:val="00242E9E"/>
    <w:rsid w:val="00243279"/>
    <w:rsid w:val="0024383A"/>
    <w:rsid w:val="00244452"/>
    <w:rsid w:val="002445FA"/>
    <w:rsid w:val="002446D2"/>
    <w:rsid w:val="002453EB"/>
    <w:rsid w:val="00245420"/>
    <w:rsid w:val="00245626"/>
    <w:rsid w:val="002462D4"/>
    <w:rsid w:val="002464EE"/>
    <w:rsid w:val="00246A83"/>
    <w:rsid w:val="00246C5E"/>
    <w:rsid w:val="002474E8"/>
    <w:rsid w:val="002474F5"/>
    <w:rsid w:val="00247663"/>
    <w:rsid w:val="00251298"/>
    <w:rsid w:val="0025190D"/>
    <w:rsid w:val="00251E27"/>
    <w:rsid w:val="002522DE"/>
    <w:rsid w:val="002537B7"/>
    <w:rsid w:val="00253A4E"/>
    <w:rsid w:val="00253A8A"/>
    <w:rsid w:val="00253BF6"/>
    <w:rsid w:val="00253DD4"/>
    <w:rsid w:val="002540A5"/>
    <w:rsid w:val="00254ADF"/>
    <w:rsid w:val="00254C74"/>
    <w:rsid w:val="002551BE"/>
    <w:rsid w:val="00256405"/>
    <w:rsid w:val="0026054B"/>
    <w:rsid w:val="00260C18"/>
    <w:rsid w:val="00260F27"/>
    <w:rsid w:val="002610D6"/>
    <w:rsid w:val="0026126F"/>
    <w:rsid w:val="00261594"/>
    <w:rsid w:val="00261F6E"/>
    <w:rsid w:val="00262221"/>
    <w:rsid w:val="00262247"/>
    <w:rsid w:val="0026269F"/>
    <w:rsid w:val="00264488"/>
    <w:rsid w:val="00264742"/>
    <w:rsid w:val="00264A4E"/>
    <w:rsid w:val="00264D30"/>
    <w:rsid w:val="00265725"/>
    <w:rsid w:val="00266455"/>
    <w:rsid w:val="002669A9"/>
    <w:rsid w:val="00266AD4"/>
    <w:rsid w:val="00266EB3"/>
    <w:rsid w:val="00266F28"/>
    <w:rsid w:val="002673E9"/>
    <w:rsid w:val="00270427"/>
    <w:rsid w:val="00271793"/>
    <w:rsid w:val="00271BBC"/>
    <w:rsid w:val="00272B24"/>
    <w:rsid w:val="00273B25"/>
    <w:rsid w:val="00274EC6"/>
    <w:rsid w:val="00275058"/>
    <w:rsid w:val="00275102"/>
    <w:rsid w:val="00276B47"/>
    <w:rsid w:val="002771B6"/>
    <w:rsid w:val="002774AA"/>
    <w:rsid w:val="00277B9B"/>
    <w:rsid w:val="0028097C"/>
    <w:rsid w:val="00282E6D"/>
    <w:rsid w:val="002838B8"/>
    <w:rsid w:val="00284009"/>
    <w:rsid w:val="002849F1"/>
    <w:rsid w:val="00285CCF"/>
    <w:rsid w:val="00285CD4"/>
    <w:rsid w:val="002863DD"/>
    <w:rsid w:val="00287985"/>
    <w:rsid w:val="00287CBD"/>
    <w:rsid w:val="00287EE2"/>
    <w:rsid w:val="002902E6"/>
    <w:rsid w:val="002902ED"/>
    <w:rsid w:val="002912D5"/>
    <w:rsid w:val="0029152D"/>
    <w:rsid w:val="002915FD"/>
    <w:rsid w:val="0029249E"/>
    <w:rsid w:val="002930DD"/>
    <w:rsid w:val="002935ED"/>
    <w:rsid w:val="00293B36"/>
    <w:rsid w:val="00293BEA"/>
    <w:rsid w:val="00293D61"/>
    <w:rsid w:val="00294A55"/>
    <w:rsid w:val="00294F43"/>
    <w:rsid w:val="00294FDF"/>
    <w:rsid w:val="00295054"/>
    <w:rsid w:val="00295258"/>
    <w:rsid w:val="002957C5"/>
    <w:rsid w:val="00296A50"/>
    <w:rsid w:val="00296DDE"/>
    <w:rsid w:val="00297053"/>
    <w:rsid w:val="0029729B"/>
    <w:rsid w:val="00297DC8"/>
    <w:rsid w:val="002A0303"/>
    <w:rsid w:val="002A11BC"/>
    <w:rsid w:val="002A15C6"/>
    <w:rsid w:val="002A1E5D"/>
    <w:rsid w:val="002A30B1"/>
    <w:rsid w:val="002A569A"/>
    <w:rsid w:val="002A5D15"/>
    <w:rsid w:val="002A66E0"/>
    <w:rsid w:val="002A758D"/>
    <w:rsid w:val="002A7E9E"/>
    <w:rsid w:val="002A7FBA"/>
    <w:rsid w:val="002B0021"/>
    <w:rsid w:val="002B20BB"/>
    <w:rsid w:val="002B2D39"/>
    <w:rsid w:val="002B3357"/>
    <w:rsid w:val="002B39C5"/>
    <w:rsid w:val="002B42C4"/>
    <w:rsid w:val="002B4730"/>
    <w:rsid w:val="002B47C5"/>
    <w:rsid w:val="002B4C1B"/>
    <w:rsid w:val="002B4D7F"/>
    <w:rsid w:val="002B4EFE"/>
    <w:rsid w:val="002B5C2D"/>
    <w:rsid w:val="002B629A"/>
    <w:rsid w:val="002B7989"/>
    <w:rsid w:val="002B7DB3"/>
    <w:rsid w:val="002C03C4"/>
    <w:rsid w:val="002C0588"/>
    <w:rsid w:val="002C0632"/>
    <w:rsid w:val="002C2F45"/>
    <w:rsid w:val="002C4995"/>
    <w:rsid w:val="002C575F"/>
    <w:rsid w:val="002C5DA5"/>
    <w:rsid w:val="002C62CF"/>
    <w:rsid w:val="002C6910"/>
    <w:rsid w:val="002C7190"/>
    <w:rsid w:val="002C7460"/>
    <w:rsid w:val="002D030A"/>
    <w:rsid w:val="002D094A"/>
    <w:rsid w:val="002D0B91"/>
    <w:rsid w:val="002D0FF1"/>
    <w:rsid w:val="002D255D"/>
    <w:rsid w:val="002D2C33"/>
    <w:rsid w:val="002D2E2B"/>
    <w:rsid w:val="002D2E8F"/>
    <w:rsid w:val="002D340B"/>
    <w:rsid w:val="002D3A41"/>
    <w:rsid w:val="002D59AB"/>
    <w:rsid w:val="002D5A8E"/>
    <w:rsid w:val="002D71FB"/>
    <w:rsid w:val="002E2AAD"/>
    <w:rsid w:val="002E360A"/>
    <w:rsid w:val="002E3B14"/>
    <w:rsid w:val="002E40FE"/>
    <w:rsid w:val="002E4715"/>
    <w:rsid w:val="002E502A"/>
    <w:rsid w:val="002E5777"/>
    <w:rsid w:val="002E57DE"/>
    <w:rsid w:val="002E5D41"/>
    <w:rsid w:val="002E64F8"/>
    <w:rsid w:val="002E701B"/>
    <w:rsid w:val="002E71C3"/>
    <w:rsid w:val="002E7261"/>
    <w:rsid w:val="002E7375"/>
    <w:rsid w:val="002E74F0"/>
    <w:rsid w:val="002E7C27"/>
    <w:rsid w:val="002F0299"/>
    <w:rsid w:val="002F0B9E"/>
    <w:rsid w:val="002F0FB7"/>
    <w:rsid w:val="002F1F8F"/>
    <w:rsid w:val="002F2B18"/>
    <w:rsid w:val="002F32BE"/>
    <w:rsid w:val="002F3E54"/>
    <w:rsid w:val="002F42F9"/>
    <w:rsid w:val="002F45CD"/>
    <w:rsid w:val="002F4D56"/>
    <w:rsid w:val="002F5004"/>
    <w:rsid w:val="002F505E"/>
    <w:rsid w:val="002F61F2"/>
    <w:rsid w:val="002F621D"/>
    <w:rsid w:val="002F69DE"/>
    <w:rsid w:val="002F6B94"/>
    <w:rsid w:val="002F72C8"/>
    <w:rsid w:val="002F73C6"/>
    <w:rsid w:val="002F7B0E"/>
    <w:rsid w:val="002F7BE8"/>
    <w:rsid w:val="002F7FC6"/>
    <w:rsid w:val="0030010B"/>
    <w:rsid w:val="00300D08"/>
    <w:rsid w:val="003011D1"/>
    <w:rsid w:val="00301EE3"/>
    <w:rsid w:val="00301FEC"/>
    <w:rsid w:val="00302D02"/>
    <w:rsid w:val="0030365D"/>
    <w:rsid w:val="00303F40"/>
    <w:rsid w:val="00304610"/>
    <w:rsid w:val="003049FD"/>
    <w:rsid w:val="00304D66"/>
    <w:rsid w:val="00304D87"/>
    <w:rsid w:val="00304F8B"/>
    <w:rsid w:val="00305960"/>
    <w:rsid w:val="0030662F"/>
    <w:rsid w:val="00306C0E"/>
    <w:rsid w:val="00306E5C"/>
    <w:rsid w:val="00307509"/>
    <w:rsid w:val="00307D5B"/>
    <w:rsid w:val="00310E73"/>
    <w:rsid w:val="00310F08"/>
    <w:rsid w:val="00310F30"/>
    <w:rsid w:val="0031184F"/>
    <w:rsid w:val="00312514"/>
    <w:rsid w:val="00312C28"/>
    <w:rsid w:val="0031407A"/>
    <w:rsid w:val="00314775"/>
    <w:rsid w:val="00315EAF"/>
    <w:rsid w:val="00316012"/>
    <w:rsid w:val="003160E4"/>
    <w:rsid w:val="0031631F"/>
    <w:rsid w:val="003165AE"/>
    <w:rsid w:val="00317335"/>
    <w:rsid w:val="0031763C"/>
    <w:rsid w:val="00317899"/>
    <w:rsid w:val="0032012F"/>
    <w:rsid w:val="00320294"/>
    <w:rsid w:val="00321029"/>
    <w:rsid w:val="00321417"/>
    <w:rsid w:val="00321FCF"/>
    <w:rsid w:val="00322144"/>
    <w:rsid w:val="0032528F"/>
    <w:rsid w:val="0032664B"/>
    <w:rsid w:val="00326AB8"/>
    <w:rsid w:val="00327083"/>
    <w:rsid w:val="00327C28"/>
    <w:rsid w:val="00330F5D"/>
    <w:rsid w:val="00331357"/>
    <w:rsid w:val="00331AE1"/>
    <w:rsid w:val="003341B9"/>
    <w:rsid w:val="0033479F"/>
    <w:rsid w:val="00335D47"/>
    <w:rsid w:val="00336579"/>
    <w:rsid w:val="00336FAA"/>
    <w:rsid w:val="00337165"/>
    <w:rsid w:val="003372AE"/>
    <w:rsid w:val="003374F8"/>
    <w:rsid w:val="00340EA0"/>
    <w:rsid w:val="00341C42"/>
    <w:rsid w:val="00342C4F"/>
    <w:rsid w:val="00344FF5"/>
    <w:rsid w:val="00345299"/>
    <w:rsid w:val="00345CC4"/>
    <w:rsid w:val="003461AD"/>
    <w:rsid w:val="00346992"/>
    <w:rsid w:val="00346EC3"/>
    <w:rsid w:val="00347677"/>
    <w:rsid w:val="00347A4D"/>
    <w:rsid w:val="0035034A"/>
    <w:rsid w:val="00350408"/>
    <w:rsid w:val="00351FA5"/>
    <w:rsid w:val="003536C5"/>
    <w:rsid w:val="003549E0"/>
    <w:rsid w:val="00354BDB"/>
    <w:rsid w:val="00356F11"/>
    <w:rsid w:val="0035758A"/>
    <w:rsid w:val="00357720"/>
    <w:rsid w:val="003601C2"/>
    <w:rsid w:val="00360ACF"/>
    <w:rsid w:val="00360F28"/>
    <w:rsid w:val="003619EA"/>
    <w:rsid w:val="00362347"/>
    <w:rsid w:val="003627CC"/>
    <w:rsid w:val="00363059"/>
    <w:rsid w:val="00363FD3"/>
    <w:rsid w:val="0036417B"/>
    <w:rsid w:val="003654D8"/>
    <w:rsid w:val="00365714"/>
    <w:rsid w:val="003658A3"/>
    <w:rsid w:val="00365C80"/>
    <w:rsid w:val="00365EFD"/>
    <w:rsid w:val="0036642C"/>
    <w:rsid w:val="00367312"/>
    <w:rsid w:val="00370B75"/>
    <w:rsid w:val="00371DD2"/>
    <w:rsid w:val="003720A9"/>
    <w:rsid w:val="00372276"/>
    <w:rsid w:val="00373629"/>
    <w:rsid w:val="00373A25"/>
    <w:rsid w:val="00374553"/>
    <w:rsid w:val="00374CE7"/>
    <w:rsid w:val="00375849"/>
    <w:rsid w:val="0037661B"/>
    <w:rsid w:val="003769FF"/>
    <w:rsid w:val="00376A79"/>
    <w:rsid w:val="003778EB"/>
    <w:rsid w:val="003800C0"/>
    <w:rsid w:val="00380466"/>
    <w:rsid w:val="003814A1"/>
    <w:rsid w:val="003818B9"/>
    <w:rsid w:val="00382413"/>
    <w:rsid w:val="003826A7"/>
    <w:rsid w:val="00382F8D"/>
    <w:rsid w:val="00382FE4"/>
    <w:rsid w:val="00384016"/>
    <w:rsid w:val="003843B4"/>
    <w:rsid w:val="00384A92"/>
    <w:rsid w:val="0038517C"/>
    <w:rsid w:val="0038542F"/>
    <w:rsid w:val="0038592C"/>
    <w:rsid w:val="00387A91"/>
    <w:rsid w:val="00387E82"/>
    <w:rsid w:val="003900E7"/>
    <w:rsid w:val="00390FB1"/>
    <w:rsid w:val="00391275"/>
    <w:rsid w:val="00393CE1"/>
    <w:rsid w:val="00393FEB"/>
    <w:rsid w:val="003949D0"/>
    <w:rsid w:val="00394C31"/>
    <w:rsid w:val="003953A7"/>
    <w:rsid w:val="0039591F"/>
    <w:rsid w:val="00395BBE"/>
    <w:rsid w:val="00395EC7"/>
    <w:rsid w:val="0039678B"/>
    <w:rsid w:val="00396925"/>
    <w:rsid w:val="00396AF7"/>
    <w:rsid w:val="003973B7"/>
    <w:rsid w:val="00397F5A"/>
    <w:rsid w:val="003A0416"/>
    <w:rsid w:val="003A075D"/>
    <w:rsid w:val="003A161A"/>
    <w:rsid w:val="003A1EB8"/>
    <w:rsid w:val="003A2B98"/>
    <w:rsid w:val="003A374D"/>
    <w:rsid w:val="003A4086"/>
    <w:rsid w:val="003A42BA"/>
    <w:rsid w:val="003A44F9"/>
    <w:rsid w:val="003A4561"/>
    <w:rsid w:val="003A4A53"/>
    <w:rsid w:val="003A4B9F"/>
    <w:rsid w:val="003A57A5"/>
    <w:rsid w:val="003A57C4"/>
    <w:rsid w:val="003A6107"/>
    <w:rsid w:val="003A6799"/>
    <w:rsid w:val="003A6AD4"/>
    <w:rsid w:val="003A7DC0"/>
    <w:rsid w:val="003A7FA1"/>
    <w:rsid w:val="003B0FCE"/>
    <w:rsid w:val="003B10E7"/>
    <w:rsid w:val="003B1AA0"/>
    <w:rsid w:val="003B24D7"/>
    <w:rsid w:val="003B386B"/>
    <w:rsid w:val="003B3E9F"/>
    <w:rsid w:val="003B3F0A"/>
    <w:rsid w:val="003B46E6"/>
    <w:rsid w:val="003B4C9E"/>
    <w:rsid w:val="003B4DEC"/>
    <w:rsid w:val="003B5257"/>
    <w:rsid w:val="003B55A8"/>
    <w:rsid w:val="003B5B61"/>
    <w:rsid w:val="003B5DD3"/>
    <w:rsid w:val="003B6743"/>
    <w:rsid w:val="003B6C7A"/>
    <w:rsid w:val="003B7488"/>
    <w:rsid w:val="003C03C9"/>
    <w:rsid w:val="003C0A72"/>
    <w:rsid w:val="003C2814"/>
    <w:rsid w:val="003C3AA9"/>
    <w:rsid w:val="003C3D95"/>
    <w:rsid w:val="003C5603"/>
    <w:rsid w:val="003C6055"/>
    <w:rsid w:val="003C6774"/>
    <w:rsid w:val="003C6AD2"/>
    <w:rsid w:val="003C7351"/>
    <w:rsid w:val="003C7753"/>
    <w:rsid w:val="003D080E"/>
    <w:rsid w:val="003D0DEA"/>
    <w:rsid w:val="003D157F"/>
    <w:rsid w:val="003D2436"/>
    <w:rsid w:val="003D27CD"/>
    <w:rsid w:val="003D3129"/>
    <w:rsid w:val="003D33CF"/>
    <w:rsid w:val="003D42D3"/>
    <w:rsid w:val="003D46A5"/>
    <w:rsid w:val="003D48A2"/>
    <w:rsid w:val="003D7320"/>
    <w:rsid w:val="003E032D"/>
    <w:rsid w:val="003E05BF"/>
    <w:rsid w:val="003E0DDA"/>
    <w:rsid w:val="003E0E79"/>
    <w:rsid w:val="003E1A7C"/>
    <w:rsid w:val="003E1B90"/>
    <w:rsid w:val="003E1C00"/>
    <w:rsid w:val="003E2641"/>
    <w:rsid w:val="003E29DE"/>
    <w:rsid w:val="003E39E2"/>
    <w:rsid w:val="003E4670"/>
    <w:rsid w:val="003E4F66"/>
    <w:rsid w:val="003E593A"/>
    <w:rsid w:val="003E6302"/>
    <w:rsid w:val="003E70F6"/>
    <w:rsid w:val="003E71F1"/>
    <w:rsid w:val="003E7AB9"/>
    <w:rsid w:val="003E7B54"/>
    <w:rsid w:val="003F02B3"/>
    <w:rsid w:val="003F1AC5"/>
    <w:rsid w:val="003F1BA2"/>
    <w:rsid w:val="003F2221"/>
    <w:rsid w:val="003F23BB"/>
    <w:rsid w:val="003F2C84"/>
    <w:rsid w:val="003F3433"/>
    <w:rsid w:val="003F3EF5"/>
    <w:rsid w:val="003F40DE"/>
    <w:rsid w:val="003F5758"/>
    <w:rsid w:val="003F592B"/>
    <w:rsid w:val="003F6067"/>
    <w:rsid w:val="003F7D62"/>
    <w:rsid w:val="004000AA"/>
    <w:rsid w:val="00400652"/>
    <w:rsid w:val="00401586"/>
    <w:rsid w:val="004024A2"/>
    <w:rsid w:val="00403297"/>
    <w:rsid w:val="00403803"/>
    <w:rsid w:val="004045EC"/>
    <w:rsid w:val="004051A3"/>
    <w:rsid w:val="004058D5"/>
    <w:rsid w:val="00406FE0"/>
    <w:rsid w:val="00407D8F"/>
    <w:rsid w:val="00410460"/>
    <w:rsid w:val="00410B9C"/>
    <w:rsid w:val="00412FDD"/>
    <w:rsid w:val="004132A2"/>
    <w:rsid w:val="004132D9"/>
    <w:rsid w:val="00413714"/>
    <w:rsid w:val="0041392F"/>
    <w:rsid w:val="00414F68"/>
    <w:rsid w:val="00416156"/>
    <w:rsid w:val="00417491"/>
    <w:rsid w:val="00417873"/>
    <w:rsid w:val="00420900"/>
    <w:rsid w:val="00420E16"/>
    <w:rsid w:val="00421C78"/>
    <w:rsid w:val="004223F3"/>
    <w:rsid w:val="00422F87"/>
    <w:rsid w:val="004230E9"/>
    <w:rsid w:val="00423502"/>
    <w:rsid w:val="00423A0B"/>
    <w:rsid w:val="00423BE8"/>
    <w:rsid w:val="00427253"/>
    <w:rsid w:val="004300D2"/>
    <w:rsid w:val="0043011E"/>
    <w:rsid w:val="004304A6"/>
    <w:rsid w:val="00430742"/>
    <w:rsid w:val="00430A19"/>
    <w:rsid w:val="0043132C"/>
    <w:rsid w:val="0043158F"/>
    <w:rsid w:val="004339FC"/>
    <w:rsid w:val="00434138"/>
    <w:rsid w:val="004346CB"/>
    <w:rsid w:val="00434BDC"/>
    <w:rsid w:val="0043529C"/>
    <w:rsid w:val="0043741B"/>
    <w:rsid w:val="00437495"/>
    <w:rsid w:val="00437CF7"/>
    <w:rsid w:val="00437FC7"/>
    <w:rsid w:val="0044122A"/>
    <w:rsid w:val="0044143F"/>
    <w:rsid w:val="00441F17"/>
    <w:rsid w:val="00441F2B"/>
    <w:rsid w:val="00441F45"/>
    <w:rsid w:val="0044226A"/>
    <w:rsid w:val="00442C9F"/>
    <w:rsid w:val="00443081"/>
    <w:rsid w:val="004431FE"/>
    <w:rsid w:val="004433F2"/>
    <w:rsid w:val="00443CA4"/>
    <w:rsid w:val="00444677"/>
    <w:rsid w:val="0044534E"/>
    <w:rsid w:val="004453F0"/>
    <w:rsid w:val="00445C24"/>
    <w:rsid w:val="00446B85"/>
    <w:rsid w:val="004472B8"/>
    <w:rsid w:val="00447C6D"/>
    <w:rsid w:val="00447FCB"/>
    <w:rsid w:val="00452ADB"/>
    <w:rsid w:val="00453418"/>
    <w:rsid w:val="00453CFB"/>
    <w:rsid w:val="004540A9"/>
    <w:rsid w:val="004554FA"/>
    <w:rsid w:val="0045573B"/>
    <w:rsid w:val="0045592F"/>
    <w:rsid w:val="00455FDF"/>
    <w:rsid w:val="00456573"/>
    <w:rsid w:val="00456853"/>
    <w:rsid w:val="00456CA0"/>
    <w:rsid w:val="00456CE7"/>
    <w:rsid w:val="0045762C"/>
    <w:rsid w:val="0045792D"/>
    <w:rsid w:val="00457ADB"/>
    <w:rsid w:val="00457C50"/>
    <w:rsid w:val="00457F0F"/>
    <w:rsid w:val="0046002F"/>
    <w:rsid w:val="004605F7"/>
    <w:rsid w:val="0046091E"/>
    <w:rsid w:val="00460EE0"/>
    <w:rsid w:val="0046161E"/>
    <w:rsid w:val="00463121"/>
    <w:rsid w:val="00463265"/>
    <w:rsid w:val="00463A15"/>
    <w:rsid w:val="00463AEE"/>
    <w:rsid w:val="0046462E"/>
    <w:rsid w:val="004650FD"/>
    <w:rsid w:val="00465E59"/>
    <w:rsid w:val="00466F7E"/>
    <w:rsid w:val="004670FF"/>
    <w:rsid w:val="004673E8"/>
    <w:rsid w:val="00467CD2"/>
    <w:rsid w:val="00470658"/>
    <w:rsid w:val="00471049"/>
    <w:rsid w:val="004711CE"/>
    <w:rsid w:val="00471D2F"/>
    <w:rsid w:val="00472B14"/>
    <w:rsid w:val="00473166"/>
    <w:rsid w:val="004740E9"/>
    <w:rsid w:val="0047437C"/>
    <w:rsid w:val="004744B7"/>
    <w:rsid w:val="00474533"/>
    <w:rsid w:val="004745BE"/>
    <w:rsid w:val="00474B7A"/>
    <w:rsid w:val="00475E7B"/>
    <w:rsid w:val="0047663E"/>
    <w:rsid w:val="00476B0B"/>
    <w:rsid w:val="0047710B"/>
    <w:rsid w:val="004802CB"/>
    <w:rsid w:val="004804F0"/>
    <w:rsid w:val="0048052D"/>
    <w:rsid w:val="00480758"/>
    <w:rsid w:val="00480BCC"/>
    <w:rsid w:val="00480C45"/>
    <w:rsid w:val="00481095"/>
    <w:rsid w:val="00481674"/>
    <w:rsid w:val="00481E1B"/>
    <w:rsid w:val="0048273A"/>
    <w:rsid w:val="00482896"/>
    <w:rsid w:val="00482A72"/>
    <w:rsid w:val="004832BE"/>
    <w:rsid w:val="00483580"/>
    <w:rsid w:val="00483CE9"/>
    <w:rsid w:val="004848C1"/>
    <w:rsid w:val="004849D5"/>
    <w:rsid w:val="004850F6"/>
    <w:rsid w:val="004857B8"/>
    <w:rsid w:val="00485F30"/>
    <w:rsid w:val="0048612D"/>
    <w:rsid w:val="004862B0"/>
    <w:rsid w:val="004872A2"/>
    <w:rsid w:val="00487B06"/>
    <w:rsid w:val="00487B9C"/>
    <w:rsid w:val="00487DFE"/>
    <w:rsid w:val="00487F80"/>
    <w:rsid w:val="0049078E"/>
    <w:rsid w:val="00490D11"/>
    <w:rsid w:val="0049236A"/>
    <w:rsid w:val="004945C3"/>
    <w:rsid w:val="00494DFA"/>
    <w:rsid w:val="004955A7"/>
    <w:rsid w:val="0049639C"/>
    <w:rsid w:val="004975D8"/>
    <w:rsid w:val="004976C9"/>
    <w:rsid w:val="00497F2E"/>
    <w:rsid w:val="004A013C"/>
    <w:rsid w:val="004A02F5"/>
    <w:rsid w:val="004A04A3"/>
    <w:rsid w:val="004A0A3A"/>
    <w:rsid w:val="004A0FA0"/>
    <w:rsid w:val="004A198F"/>
    <w:rsid w:val="004A1C63"/>
    <w:rsid w:val="004A1D21"/>
    <w:rsid w:val="004A1F51"/>
    <w:rsid w:val="004A261C"/>
    <w:rsid w:val="004A2F34"/>
    <w:rsid w:val="004A36AA"/>
    <w:rsid w:val="004A4098"/>
    <w:rsid w:val="004A4DC3"/>
    <w:rsid w:val="004A4E71"/>
    <w:rsid w:val="004A4EE9"/>
    <w:rsid w:val="004A6F5C"/>
    <w:rsid w:val="004A764B"/>
    <w:rsid w:val="004A79F9"/>
    <w:rsid w:val="004A7AE6"/>
    <w:rsid w:val="004A7D01"/>
    <w:rsid w:val="004B0099"/>
    <w:rsid w:val="004B091A"/>
    <w:rsid w:val="004B136A"/>
    <w:rsid w:val="004B1BA4"/>
    <w:rsid w:val="004B2187"/>
    <w:rsid w:val="004B3717"/>
    <w:rsid w:val="004B4887"/>
    <w:rsid w:val="004B4942"/>
    <w:rsid w:val="004B5130"/>
    <w:rsid w:val="004B54E2"/>
    <w:rsid w:val="004B58CC"/>
    <w:rsid w:val="004B644A"/>
    <w:rsid w:val="004B6AE5"/>
    <w:rsid w:val="004B6DF0"/>
    <w:rsid w:val="004B7181"/>
    <w:rsid w:val="004B7540"/>
    <w:rsid w:val="004B75A0"/>
    <w:rsid w:val="004C015F"/>
    <w:rsid w:val="004C0989"/>
    <w:rsid w:val="004C11F0"/>
    <w:rsid w:val="004C1E34"/>
    <w:rsid w:val="004C203A"/>
    <w:rsid w:val="004C2FAA"/>
    <w:rsid w:val="004C3B09"/>
    <w:rsid w:val="004C5781"/>
    <w:rsid w:val="004C5CE2"/>
    <w:rsid w:val="004C6549"/>
    <w:rsid w:val="004C69A0"/>
    <w:rsid w:val="004C6D4F"/>
    <w:rsid w:val="004C7442"/>
    <w:rsid w:val="004C7448"/>
    <w:rsid w:val="004D021D"/>
    <w:rsid w:val="004D131B"/>
    <w:rsid w:val="004D1673"/>
    <w:rsid w:val="004D19CF"/>
    <w:rsid w:val="004D1B68"/>
    <w:rsid w:val="004D2B0E"/>
    <w:rsid w:val="004D2C0C"/>
    <w:rsid w:val="004D3319"/>
    <w:rsid w:val="004D4C02"/>
    <w:rsid w:val="004D594F"/>
    <w:rsid w:val="004D5C3B"/>
    <w:rsid w:val="004D5DC7"/>
    <w:rsid w:val="004D6722"/>
    <w:rsid w:val="004E0BC3"/>
    <w:rsid w:val="004E0BCB"/>
    <w:rsid w:val="004E1440"/>
    <w:rsid w:val="004E18EE"/>
    <w:rsid w:val="004E3214"/>
    <w:rsid w:val="004E3DFF"/>
    <w:rsid w:val="004E534C"/>
    <w:rsid w:val="004E5B0A"/>
    <w:rsid w:val="004E5D5E"/>
    <w:rsid w:val="004E6651"/>
    <w:rsid w:val="004E6B02"/>
    <w:rsid w:val="004E7CF2"/>
    <w:rsid w:val="004F0306"/>
    <w:rsid w:val="004F0CCE"/>
    <w:rsid w:val="004F12EA"/>
    <w:rsid w:val="004F172F"/>
    <w:rsid w:val="004F1FE2"/>
    <w:rsid w:val="004F262E"/>
    <w:rsid w:val="004F2A48"/>
    <w:rsid w:val="004F3580"/>
    <w:rsid w:val="004F4E8B"/>
    <w:rsid w:val="004F5B14"/>
    <w:rsid w:val="004F6DA8"/>
    <w:rsid w:val="004F73A6"/>
    <w:rsid w:val="004F7577"/>
    <w:rsid w:val="004F7FC1"/>
    <w:rsid w:val="00500090"/>
    <w:rsid w:val="00500A0C"/>
    <w:rsid w:val="00500C32"/>
    <w:rsid w:val="00500CF2"/>
    <w:rsid w:val="00500ED0"/>
    <w:rsid w:val="00501F30"/>
    <w:rsid w:val="005020E7"/>
    <w:rsid w:val="0050221C"/>
    <w:rsid w:val="00502D07"/>
    <w:rsid w:val="0050347E"/>
    <w:rsid w:val="00503E61"/>
    <w:rsid w:val="00505933"/>
    <w:rsid w:val="00506CC6"/>
    <w:rsid w:val="00506FC5"/>
    <w:rsid w:val="0051007B"/>
    <w:rsid w:val="0051064D"/>
    <w:rsid w:val="00510866"/>
    <w:rsid w:val="0051117E"/>
    <w:rsid w:val="005116AC"/>
    <w:rsid w:val="005119C9"/>
    <w:rsid w:val="00512227"/>
    <w:rsid w:val="005128CD"/>
    <w:rsid w:val="00512E34"/>
    <w:rsid w:val="0051336B"/>
    <w:rsid w:val="005134D9"/>
    <w:rsid w:val="00513835"/>
    <w:rsid w:val="00513BCA"/>
    <w:rsid w:val="0051463F"/>
    <w:rsid w:val="005146F5"/>
    <w:rsid w:val="00514A85"/>
    <w:rsid w:val="00514AD3"/>
    <w:rsid w:val="00514B37"/>
    <w:rsid w:val="00516318"/>
    <w:rsid w:val="0051701A"/>
    <w:rsid w:val="005176E3"/>
    <w:rsid w:val="005201B9"/>
    <w:rsid w:val="0052037D"/>
    <w:rsid w:val="00520DC5"/>
    <w:rsid w:val="00520F88"/>
    <w:rsid w:val="0052126C"/>
    <w:rsid w:val="005214CD"/>
    <w:rsid w:val="00521882"/>
    <w:rsid w:val="00522B47"/>
    <w:rsid w:val="00522F48"/>
    <w:rsid w:val="00522F7B"/>
    <w:rsid w:val="00523316"/>
    <w:rsid w:val="0052334E"/>
    <w:rsid w:val="00523527"/>
    <w:rsid w:val="00523C24"/>
    <w:rsid w:val="00524682"/>
    <w:rsid w:val="005250D5"/>
    <w:rsid w:val="00526586"/>
    <w:rsid w:val="00526CA8"/>
    <w:rsid w:val="00527226"/>
    <w:rsid w:val="0052737C"/>
    <w:rsid w:val="00527E01"/>
    <w:rsid w:val="005318B3"/>
    <w:rsid w:val="005319EA"/>
    <w:rsid w:val="00531B00"/>
    <w:rsid w:val="00534987"/>
    <w:rsid w:val="0053509E"/>
    <w:rsid w:val="005354F7"/>
    <w:rsid w:val="00535BCF"/>
    <w:rsid w:val="00536684"/>
    <w:rsid w:val="005413B4"/>
    <w:rsid w:val="00541643"/>
    <w:rsid w:val="00541A42"/>
    <w:rsid w:val="005424D2"/>
    <w:rsid w:val="00542B2D"/>
    <w:rsid w:val="00542C71"/>
    <w:rsid w:val="00543701"/>
    <w:rsid w:val="005439A1"/>
    <w:rsid w:val="00543A90"/>
    <w:rsid w:val="00545814"/>
    <w:rsid w:val="00545ABB"/>
    <w:rsid w:val="00552D1D"/>
    <w:rsid w:val="00554488"/>
    <w:rsid w:val="00555192"/>
    <w:rsid w:val="005559E7"/>
    <w:rsid w:val="00555F50"/>
    <w:rsid w:val="00556062"/>
    <w:rsid w:val="00557F88"/>
    <w:rsid w:val="00560880"/>
    <w:rsid w:val="00561109"/>
    <w:rsid w:val="00561985"/>
    <w:rsid w:val="0056239B"/>
    <w:rsid w:val="00563443"/>
    <w:rsid w:val="0056390C"/>
    <w:rsid w:val="005649A0"/>
    <w:rsid w:val="0056520E"/>
    <w:rsid w:val="00565328"/>
    <w:rsid w:val="00565C9F"/>
    <w:rsid w:val="00566679"/>
    <w:rsid w:val="00566D26"/>
    <w:rsid w:val="005674B3"/>
    <w:rsid w:val="00567C84"/>
    <w:rsid w:val="00570B14"/>
    <w:rsid w:val="0057119A"/>
    <w:rsid w:val="00572D1C"/>
    <w:rsid w:val="00574080"/>
    <w:rsid w:val="005741D6"/>
    <w:rsid w:val="00574899"/>
    <w:rsid w:val="005751B0"/>
    <w:rsid w:val="005753D7"/>
    <w:rsid w:val="0057591E"/>
    <w:rsid w:val="005760AE"/>
    <w:rsid w:val="00576173"/>
    <w:rsid w:val="00576E85"/>
    <w:rsid w:val="00577411"/>
    <w:rsid w:val="005808D6"/>
    <w:rsid w:val="00580D9C"/>
    <w:rsid w:val="0058143B"/>
    <w:rsid w:val="00581645"/>
    <w:rsid w:val="005831B9"/>
    <w:rsid w:val="005835BF"/>
    <w:rsid w:val="00583878"/>
    <w:rsid w:val="00583E4D"/>
    <w:rsid w:val="005843BD"/>
    <w:rsid w:val="00584BE2"/>
    <w:rsid w:val="00584C64"/>
    <w:rsid w:val="0058517F"/>
    <w:rsid w:val="0058526A"/>
    <w:rsid w:val="00586708"/>
    <w:rsid w:val="00586B20"/>
    <w:rsid w:val="0058784C"/>
    <w:rsid w:val="00587D61"/>
    <w:rsid w:val="005902C3"/>
    <w:rsid w:val="0059042D"/>
    <w:rsid w:val="00590EB1"/>
    <w:rsid w:val="00591335"/>
    <w:rsid w:val="00591568"/>
    <w:rsid w:val="00591821"/>
    <w:rsid w:val="0059285E"/>
    <w:rsid w:val="00593027"/>
    <w:rsid w:val="00594598"/>
    <w:rsid w:val="0059477B"/>
    <w:rsid w:val="00594BCF"/>
    <w:rsid w:val="00595AF1"/>
    <w:rsid w:val="005968C9"/>
    <w:rsid w:val="005971A0"/>
    <w:rsid w:val="005A031E"/>
    <w:rsid w:val="005A0DFE"/>
    <w:rsid w:val="005A1167"/>
    <w:rsid w:val="005A23A2"/>
    <w:rsid w:val="005A3534"/>
    <w:rsid w:val="005A38AD"/>
    <w:rsid w:val="005A6630"/>
    <w:rsid w:val="005A6A12"/>
    <w:rsid w:val="005A6ECC"/>
    <w:rsid w:val="005A6EFF"/>
    <w:rsid w:val="005A7972"/>
    <w:rsid w:val="005A7EC4"/>
    <w:rsid w:val="005A7FAB"/>
    <w:rsid w:val="005B1054"/>
    <w:rsid w:val="005B185A"/>
    <w:rsid w:val="005B1999"/>
    <w:rsid w:val="005B1EF8"/>
    <w:rsid w:val="005B29F6"/>
    <w:rsid w:val="005B2EF3"/>
    <w:rsid w:val="005B34A4"/>
    <w:rsid w:val="005B381A"/>
    <w:rsid w:val="005B39C3"/>
    <w:rsid w:val="005B4A84"/>
    <w:rsid w:val="005B5B45"/>
    <w:rsid w:val="005B5B9F"/>
    <w:rsid w:val="005B5C76"/>
    <w:rsid w:val="005B6523"/>
    <w:rsid w:val="005B6CA8"/>
    <w:rsid w:val="005B7406"/>
    <w:rsid w:val="005B744B"/>
    <w:rsid w:val="005B7A4D"/>
    <w:rsid w:val="005C0818"/>
    <w:rsid w:val="005C18AC"/>
    <w:rsid w:val="005C1D24"/>
    <w:rsid w:val="005C26CC"/>
    <w:rsid w:val="005C27CA"/>
    <w:rsid w:val="005C2A38"/>
    <w:rsid w:val="005C2C09"/>
    <w:rsid w:val="005C3B2F"/>
    <w:rsid w:val="005C49AF"/>
    <w:rsid w:val="005C5FC7"/>
    <w:rsid w:val="005C6D2F"/>
    <w:rsid w:val="005C6F65"/>
    <w:rsid w:val="005C7B96"/>
    <w:rsid w:val="005D0724"/>
    <w:rsid w:val="005D1143"/>
    <w:rsid w:val="005D18C2"/>
    <w:rsid w:val="005D1C13"/>
    <w:rsid w:val="005D255F"/>
    <w:rsid w:val="005D283D"/>
    <w:rsid w:val="005D4452"/>
    <w:rsid w:val="005D4766"/>
    <w:rsid w:val="005D52C4"/>
    <w:rsid w:val="005D5C02"/>
    <w:rsid w:val="005D71D2"/>
    <w:rsid w:val="005D7666"/>
    <w:rsid w:val="005E0640"/>
    <w:rsid w:val="005E0FE1"/>
    <w:rsid w:val="005E1AB9"/>
    <w:rsid w:val="005E1F7E"/>
    <w:rsid w:val="005E1FCB"/>
    <w:rsid w:val="005E25B6"/>
    <w:rsid w:val="005E2F02"/>
    <w:rsid w:val="005E3E05"/>
    <w:rsid w:val="005E4DB5"/>
    <w:rsid w:val="005E5239"/>
    <w:rsid w:val="005E5BD3"/>
    <w:rsid w:val="005E6E4F"/>
    <w:rsid w:val="005E70B2"/>
    <w:rsid w:val="005E7267"/>
    <w:rsid w:val="005E7D02"/>
    <w:rsid w:val="005E7EB2"/>
    <w:rsid w:val="005F03FD"/>
    <w:rsid w:val="005F0A8B"/>
    <w:rsid w:val="005F0B02"/>
    <w:rsid w:val="005F1A90"/>
    <w:rsid w:val="005F1BEC"/>
    <w:rsid w:val="005F1BFE"/>
    <w:rsid w:val="005F1D8F"/>
    <w:rsid w:val="005F1E2E"/>
    <w:rsid w:val="005F20CC"/>
    <w:rsid w:val="005F23F8"/>
    <w:rsid w:val="005F241C"/>
    <w:rsid w:val="005F2AF6"/>
    <w:rsid w:val="005F5783"/>
    <w:rsid w:val="005F57A9"/>
    <w:rsid w:val="005F5E05"/>
    <w:rsid w:val="005F7150"/>
    <w:rsid w:val="0060120E"/>
    <w:rsid w:val="0060136C"/>
    <w:rsid w:val="00601445"/>
    <w:rsid w:val="0060169E"/>
    <w:rsid w:val="00602F08"/>
    <w:rsid w:val="00603A68"/>
    <w:rsid w:val="00604E11"/>
    <w:rsid w:val="0060566D"/>
    <w:rsid w:val="006078BF"/>
    <w:rsid w:val="006103A5"/>
    <w:rsid w:val="00610EEF"/>
    <w:rsid w:val="00611A97"/>
    <w:rsid w:val="00613E6C"/>
    <w:rsid w:val="00614469"/>
    <w:rsid w:val="00614954"/>
    <w:rsid w:val="00616818"/>
    <w:rsid w:val="00617257"/>
    <w:rsid w:val="006175D4"/>
    <w:rsid w:val="00617CB1"/>
    <w:rsid w:val="00617FAD"/>
    <w:rsid w:val="0062038D"/>
    <w:rsid w:val="00620774"/>
    <w:rsid w:val="00620B72"/>
    <w:rsid w:val="0062128E"/>
    <w:rsid w:val="00621343"/>
    <w:rsid w:val="0062308E"/>
    <w:rsid w:val="006238B5"/>
    <w:rsid w:val="006244D0"/>
    <w:rsid w:val="00624B10"/>
    <w:rsid w:val="00625110"/>
    <w:rsid w:val="00627051"/>
    <w:rsid w:val="00627B42"/>
    <w:rsid w:val="006300C3"/>
    <w:rsid w:val="006304AE"/>
    <w:rsid w:val="00630A05"/>
    <w:rsid w:val="00630FC5"/>
    <w:rsid w:val="0063134B"/>
    <w:rsid w:val="006313FD"/>
    <w:rsid w:val="00631F3A"/>
    <w:rsid w:val="00631FBF"/>
    <w:rsid w:val="00632681"/>
    <w:rsid w:val="00632FA9"/>
    <w:rsid w:val="00633157"/>
    <w:rsid w:val="006334A2"/>
    <w:rsid w:val="00633E89"/>
    <w:rsid w:val="00635033"/>
    <w:rsid w:val="00635048"/>
    <w:rsid w:val="00635C45"/>
    <w:rsid w:val="00635DA3"/>
    <w:rsid w:val="006364B2"/>
    <w:rsid w:val="00636B5F"/>
    <w:rsid w:val="00637326"/>
    <w:rsid w:val="00637395"/>
    <w:rsid w:val="006403D3"/>
    <w:rsid w:val="00640F0A"/>
    <w:rsid w:val="0064223D"/>
    <w:rsid w:val="00643CCF"/>
    <w:rsid w:val="00643DA8"/>
    <w:rsid w:val="006457CB"/>
    <w:rsid w:val="00645CE7"/>
    <w:rsid w:val="00645E28"/>
    <w:rsid w:val="00646C92"/>
    <w:rsid w:val="0064712B"/>
    <w:rsid w:val="00647AEB"/>
    <w:rsid w:val="0065097A"/>
    <w:rsid w:val="00650A70"/>
    <w:rsid w:val="00650FDE"/>
    <w:rsid w:val="006532F0"/>
    <w:rsid w:val="00653D54"/>
    <w:rsid w:val="00653DC6"/>
    <w:rsid w:val="00653EA7"/>
    <w:rsid w:val="00654221"/>
    <w:rsid w:val="00655AFE"/>
    <w:rsid w:val="006563F9"/>
    <w:rsid w:val="0065665E"/>
    <w:rsid w:val="00657527"/>
    <w:rsid w:val="00657821"/>
    <w:rsid w:val="00657F8C"/>
    <w:rsid w:val="00660674"/>
    <w:rsid w:val="006610C1"/>
    <w:rsid w:val="006615BD"/>
    <w:rsid w:val="0066333B"/>
    <w:rsid w:val="00663F22"/>
    <w:rsid w:val="00666F62"/>
    <w:rsid w:val="00667ED3"/>
    <w:rsid w:val="00670281"/>
    <w:rsid w:val="00670679"/>
    <w:rsid w:val="00670825"/>
    <w:rsid w:val="00670F6F"/>
    <w:rsid w:val="0067261B"/>
    <w:rsid w:val="00673E4B"/>
    <w:rsid w:val="006748AE"/>
    <w:rsid w:val="00674979"/>
    <w:rsid w:val="006749D7"/>
    <w:rsid w:val="00674F13"/>
    <w:rsid w:val="00675689"/>
    <w:rsid w:val="00675A72"/>
    <w:rsid w:val="0067642D"/>
    <w:rsid w:val="00676503"/>
    <w:rsid w:val="00676F5E"/>
    <w:rsid w:val="00677537"/>
    <w:rsid w:val="00677F67"/>
    <w:rsid w:val="00681392"/>
    <w:rsid w:val="00682888"/>
    <w:rsid w:val="00682D65"/>
    <w:rsid w:val="00683039"/>
    <w:rsid w:val="00683122"/>
    <w:rsid w:val="006845D1"/>
    <w:rsid w:val="006846C0"/>
    <w:rsid w:val="0068516A"/>
    <w:rsid w:val="006851EE"/>
    <w:rsid w:val="006860AE"/>
    <w:rsid w:val="0068631E"/>
    <w:rsid w:val="006868F9"/>
    <w:rsid w:val="00686E34"/>
    <w:rsid w:val="006871F8"/>
    <w:rsid w:val="00687B7D"/>
    <w:rsid w:val="0069042B"/>
    <w:rsid w:val="00690C54"/>
    <w:rsid w:val="00692A81"/>
    <w:rsid w:val="006935C4"/>
    <w:rsid w:val="0069402C"/>
    <w:rsid w:val="00694814"/>
    <w:rsid w:val="00695152"/>
    <w:rsid w:val="00697787"/>
    <w:rsid w:val="006977CE"/>
    <w:rsid w:val="006A0E46"/>
    <w:rsid w:val="006A15AF"/>
    <w:rsid w:val="006A2337"/>
    <w:rsid w:val="006A3331"/>
    <w:rsid w:val="006A4A20"/>
    <w:rsid w:val="006A7200"/>
    <w:rsid w:val="006B0249"/>
    <w:rsid w:val="006B02FA"/>
    <w:rsid w:val="006B07FE"/>
    <w:rsid w:val="006B112E"/>
    <w:rsid w:val="006B13C6"/>
    <w:rsid w:val="006B19C4"/>
    <w:rsid w:val="006B375A"/>
    <w:rsid w:val="006B3A36"/>
    <w:rsid w:val="006B41E1"/>
    <w:rsid w:val="006B4888"/>
    <w:rsid w:val="006B4ED4"/>
    <w:rsid w:val="006B624B"/>
    <w:rsid w:val="006B729E"/>
    <w:rsid w:val="006B7431"/>
    <w:rsid w:val="006B7991"/>
    <w:rsid w:val="006C05C4"/>
    <w:rsid w:val="006C13DD"/>
    <w:rsid w:val="006C18AC"/>
    <w:rsid w:val="006C1B8C"/>
    <w:rsid w:val="006C1BE7"/>
    <w:rsid w:val="006C28A9"/>
    <w:rsid w:val="006C2CCD"/>
    <w:rsid w:val="006C336E"/>
    <w:rsid w:val="006C3CD1"/>
    <w:rsid w:val="006C4A61"/>
    <w:rsid w:val="006C4E2D"/>
    <w:rsid w:val="006C5097"/>
    <w:rsid w:val="006C55BD"/>
    <w:rsid w:val="006C5A16"/>
    <w:rsid w:val="006C62FA"/>
    <w:rsid w:val="006C6762"/>
    <w:rsid w:val="006D18C4"/>
    <w:rsid w:val="006D198C"/>
    <w:rsid w:val="006D2148"/>
    <w:rsid w:val="006D281C"/>
    <w:rsid w:val="006D2C31"/>
    <w:rsid w:val="006D347E"/>
    <w:rsid w:val="006D3739"/>
    <w:rsid w:val="006D39DA"/>
    <w:rsid w:val="006D39FD"/>
    <w:rsid w:val="006D3E0C"/>
    <w:rsid w:val="006D3E33"/>
    <w:rsid w:val="006D4905"/>
    <w:rsid w:val="006D4F08"/>
    <w:rsid w:val="006D5939"/>
    <w:rsid w:val="006D5CE3"/>
    <w:rsid w:val="006D7110"/>
    <w:rsid w:val="006E08CB"/>
    <w:rsid w:val="006E1385"/>
    <w:rsid w:val="006E1F33"/>
    <w:rsid w:val="006E2113"/>
    <w:rsid w:val="006E333D"/>
    <w:rsid w:val="006E3843"/>
    <w:rsid w:val="006E6B73"/>
    <w:rsid w:val="006F1136"/>
    <w:rsid w:val="006F1C65"/>
    <w:rsid w:val="006F2121"/>
    <w:rsid w:val="006F2202"/>
    <w:rsid w:val="006F253B"/>
    <w:rsid w:val="006F2E4F"/>
    <w:rsid w:val="006F32EE"/>
    <w:rsid w:val="006F3AF4"/>
    <w:rsid w:val="006F3E85"/>
    <w:rsid w:val="006F4646"/>
    <w:rsid w:val="006F467C"/>
    <w:rsid w:val="006F4C7F"/>
    <w:rsid w:val="006F5258"/>
    <w:rsid w:val="006F525D"/>
    <w:rsid w:val="006F553A"/>
    <w:rsid w:val="006F579A"/>
    <w:rsid w:val="006F59C2"/>
    <w:rsid w:val="006F5CC1"/>
    <w:rsid w:val="006F5E67"/>
    <w:rsid w:val="006F665E"/>
    <w:rsid w:val="006F78B7"/>
    <w:rsid w:val="0070032D"/>
    <w:rsid w:val="0070053C"/>
    <w:rsid w:val="00701025"/>
    <w:rsid w:val="00701D74"/>
    <w:rsid w:val="00701E50"/>
    <w:rsid w:val="00702165"/>
    <w:rsid w:val="007021C4"/>
    <w:rsid w:val="00702CE1"/>
    <w:rsid w:val="007030DB"/>
    <w:rsid w:val="00703832"/>
    <w:rsid w:val="00704338"/>
    <w:rsid w:val="00704EB2"/>
    <w:rsid w:val="0070577E"/>
    <w:rsid w:val="0070629F"/>
    <w:rsid w:val="00707C08"/>
    <w:rsid w:val="0071036A"/>
    <w:rsid w:val="007103DA"/>
    <w:rsid w:val="0071045D"/>
    <w:rsid w:val="0071137B"/>
    <w:rsid w:val="00711B91"/>
    <w:rsid w:val="007125AC"/>
    <w:rsid w:val="00712835"/>
    <w:rsid w:val="0071295B"/>
    <w:rsid w:val="00714491"/>
    <w:rsid w:val="00714830"/>
    <w:rsid w:val="00715B31"/>
    <w:rsid w:val="00715CAB"/>
    <w:rsid w:val="00715D27"/>
    <w:rsid w:val="0071669A"/>
    <w:rsid w:val="007168AA"/>
    <w:rsid w:val="00716B27"/>
    <w:rsid w:val="00717578"/>
    <w:rsid w:val="00717E91"/>
    <w:rsid w:val="00720B0D"/>
    <w:rsid w:val="00720E2C"/>
    <w:rsid w:val="00722C6A"/>
    <w:rsid w:val="00722CF4"/>
    <w:rsid w:val="007235A9"/>
    <w:rsid w:val="00723867"/>
    <w:rsid w:val="00723CB9"/>
    <w:rsid w:val="00723F2B"/>
    <w:rsid w:val="00725386"/>
    <w:rsid w:val="0072554F"/>
    <w:rsid w:val="00725757"/>
    <w:rsid w:val="00725A38"/>
    <w:rsid w:val="00725E7B"/>
    <w:rsid w:val="0072604C"/>
    <w:rsid w:val="007268B7"/>
    <w:rsid w:val="00726A34"/>
    <w:rsid w:val="00727B38"/>
    <w:rsid w:val="00730754"/>
    <w:rsid w:val="00730DFA"/>
    <w:rsid w:val="00730E2B"/>
    <w:rsid w:val="0073139B"/>
    <w:rsid w:val="00733529"/>
    <w:rsid w:val="007342ED"/>
    <w:rsid w:val="00734745"/>
    <w:rsid w:val="00735E68"/>
    <w:rsid w:val="007371AA"/>
    <w:rsid w:val="00737305"/>
    <w:rsid w:val="0074000F"/>
    <w:rsid w:val="0074060E"/>
    <w:rsid w:val="0074062F"/>
    <w:rsid w:val="007412FC"/>
    <w:rsid w:val="00741FA6"/>
    <w:rsid w:val="00742221"/>
    <w:rsid w:val="007423EC"/>
    <w:rsid w:val="00742991"/>
    <w:rsid w:val="00742B21"/>
    <w:rsid w:val="00742B54"/>
    <w:rsid w:val="00742DB0"/>
    <w:rsid w:val="00743C99"/>
    <w:rsid w:val="00743EA6"/>
    <w:rsid w:val="007448D9"/>
    <w:rsid w:val="00744B00"/>
    <w:rsid w:val="00744F1E"/>
    <w:rsid w:val="007470B6"/>
    <w:rsid w:val="00747570"/>
    <w:rsid w:val="00750A28"/>
    <w:rsid w:val="00751B48"/>
    <w:rsid w:val="00752F12"/>
    <w:rsid w:val="0075368D"/>
    <w:rsid w:val="00754213"/>
    <w:rsid w:val="00754707"/>
    <w:rsid w:val="0075495E"/>
    <w:rsid w:val="00754ED0"/>
    <w:rsid w:val="007553B2"/>
    <w:rsid w:val="00755D31"/>
    <w:rsid w:val="00756033"/>
    <w:rsid w:val="0075634E"/>
    <w:rsid w:val="007578E2"/>
    <w:rsid w:val="00757CDA"/>
    <w:rsid w:val="00757DF0"/>
    <w:rsid w:val="00760395"/>
    <w:rsid w:val="00760728"/>
    <w:rsid w:val="00760CF6"/>
    <w:rsid w:val="007615A1"/>
    <w:rsid w:val="0076180D"/>
    <w:rsid w:val="007619FF"/>
    <w:rsid w:val="00761B8A"/>
    <w:rsid w:val="0076278E"/>
    <w:rsid w:val="00763560"/>
    <w:rsid w:val="00763799"/>
    <w:rsid w:val="00764EE1"/>
    <w:rsid w:val="00765109"/>
    <w:rsid w:val="0076520A"/>
    <w:rsid w:val="0076533D"/>
    <w:rsid w:val="00765364"/>
    <w:rsid w:val="00765A01"/>
    <w:rsid w:val="00765C9E"/>
    <w:rsid w:val="00766C18"/>
    <w:rsid w:val="00767958"/>
    <w:rsid w:val="007708F8"/>
    <w:rsid w:val="00770D00"/>
    <w:rsid w:val="0077102F"/>
    <w:rsid w:val="0077133A"/>
    <w:rsid w:val="00771A96"/>
    <w:rsid w:val="00772521"/>
    <w:rsid w:val="007725DF"/>
    <w:rsid w:val="007730C3"/>
    <w:rsid w:val="00773F74"/>
    <w:rsid w:val="00774700"/>
    <w:rsid w:val="00774D05"/>
    <w:rsid w:val="00775B9C"/>
    <w:rsid w:val="00776B26"/>
    <w:rsid w:val="00780B20"/>
    <w:rsid w:val="00781473"/>
    <w:rsid w:val="007814A0"/>
    <w:rsid w:val="00781613"/>
    <w:rsid w:val="00781750"/>
    <w:rsid w:val="0078208A"/>
    <w:rsid w:val="007824A0"/>
    <w:rsid w:val="00784104"/>
    <w:rsid w:val="00784873"/>
    <w:rsid w:val="00784A64"/>
    <w:rsid w:val="0078560A"/>
    <w:rsid w:val="00785A8A"/>
    <w:rsid w:val="00785BBA"/>
    <w:rsid w:val="00786E9C"/>
    <w:rsid w:val="00790243"/>
    <w:rsid w:val="00792121"/>
    <w:rsid w:val="007921BB"/>
    <w:rsid w:val="00792908"/>
    <w:rsid w:val="007930EC"/>
    <w:rsid w:val="00795042"/>
    <w:rsid w:val="00795575"/>
    <w:rsid w:val="00796120"/>
    <w:rsid w:val="00796ABA"/>
    <w:rsid w:val="0079708B"/>
    <w:rsid w:val="00797430"/>
    <w:rsid w:val="007A00EA"/>
    <w:rsid w:val="007A1492"/>
    <w:rsid w:val="007A223B"/>
    <w:rsid w:val="007A3826"/>
    <w:rsid w:val="007A42C8"/>
    <w:rsid w:val="007A4473"/>
    <w:rsid w:val="007A44F7"/>
    <w:rsid w:val="007A49A4"/>
    <w:rsid w:val="007A57AA"/>
    <w:rsid w:val="007A6033"/>
    <w:rsid w:val="007A658F"/>
    <w:rsid w:val="007A68CA"/>
    <w:rsid w:val="007A6C3F"/>
    <w:rsid w:val="007A7C13"/>
    <w:rsid w:val="007A7C4F"/>
    <w:rsid w:val="007B27C3"/>
    <w:rsid w:val="007B2894"/>
    <w:rsid w:val="007B298A"/>
    <w:rsid w:val="007B2DFD"/>
    <w:rsid w:val="007B32DF"/>
    <w:rsid w:val="007B3834"/>
    <w:rsid w:val="007B5289"/>
    <w:rsid w:val="007B65A5"/>
    <w:rsid w:val="007B7401"/>
    <w:rsid w:val="007B75CF"/>
    <w:rsid w:val="007B7628"/>
    <w:rsid w:val="007C029D"/>
    <w:rsid w:val="007C0AB0"/>
    <w:rsid w:val="007C0F9D"/>
    <w:rsid w:val="007C1382"/>
    <w:rsid w:val="007C1C21"/>
    <w:rsid w:val="007C2A2C"/>
    <w:rsid w:val="007C30FC"/>
    <w:rsid w:val="007C4514"/>
    <w:rsid w:val="007C5E15"/>
    <w:rsid w:val="007C5FF8"/>
    <w:rsid w:val="007C673D"/>
    <w:rsid w:val="007D01F1"/>
    <w:rsid w:val="007D1737"/>
    <w:rsid w:val="007D18CE"/>
    <w:rsid w:val="007D1E6C"/>
    <w:rsid w:val="007D3BC4"/>
    <w:rsid w:val="007D3E89"/>
    <w:rsid w:val="007D3F19"/>
    <w:rsid w:val="007D47C8"/>
    <w:rsid w:val="007D4BA5"/>
    <w:rsid w:val="007D546E"/>
    <w:rsid w:val="007D5D96"/>
    <w:rsid w:val="007D5F10"/>
    <w:rsid w:val="007D65EE"/>
    <w:rsid w:val="007D6EAF"/>
    <w:rsid w:val="007D7B73"/>
    <w:rsid w:val="007D7F3F"/>
    <w:rsid w:val="007E0847"/>
    <w:rsid w:val="007E0D39"/>
    <w:rsid w:val="007E12CC"/>
    <w:rsid w:val="007E328E"/>
    <w:rsid w:val="007E42F5"/>
    <w:rsid w:val="007E45C0"/>
    <w:rsid w:val="007E53D3"/>
    <w:rsid w:val="007E5E88"/>
    <w:rsid w:val="007E65D9"/>
    <w:rsid w:val="007E6C3E"/>
    <w:rsid w:val="007E6E5D"/>
    <w:rsid w:val="007E71E6"/>
    <w:rsid w:val="007E778E"/>
    <w:rsid w:val="007F0030"/>
    <w:rsid w:val="007F0514"/>
    <w:rsid w:val="007F25AB"/>
    <w:rsid w:val="007F2AE2"/>
    <w:rsid w:val="007F2F1D"/>
    <w:rsid w:val="007F3AD4"/>
    <w:rsid w:val="007F3F97"/>
    <w:rsid w:val="007F4433"/>
    <w:rsid w:val="007F5141"/>
    <w:rsid w:val="007F5747"/>
    <w:rsid w:val="007F5AF9"/>
    <w:rsid w:val="007F7AE8"/>
    <w:rsid w:val="00800350"/>
    <w:rsid w:val="008024F8"/>
    <w:rsid w:val="0080380A"/>
    <w:rsid w:val="00803F96"/>
    <w:rsid w:val="00804EB0"/>
    <w:rsid w:val="00805970"/>
    <w:rsid w:val="008060FA"/>
    <w:rsid w:val="00807E39"/>
    <w:rsid w:val="00807E8C"/>
    <w:rsid w:val="008101A9"/>
    <w:rsid w:val="008106C8"/>
    <w:rsid w:val="00810B8C"/>
    <w:rsid w:val="0081135B"/>
    <w:rsid w:val="00811809"/>
    <w:rsid w:val="00811D85"/>
    <w:rsid w:val="00811F2A"/>
    <w:rsid w:val="0081203E"/>
    <w:rsid w:val="0081213E"/>
    <w:rsid w:val="00813A70"/>
    <w:rsid w:val="00814AFF"/>
    <w:rsid w:val="00814B85"/>
    <w:rsid w:val="008153D1"/>
    <w:rsid w:val="00815775"/>
    <w:rsid w:val="008162E0"/>
    <w:rsid w:val="00816A14"/>
    <w:rsid w:val="00817208"/>
    <w:rsid w:val="0081782D"/>
    <w:rsid w:val="008203C7"/>
    <w:rsid w:val="0082074B"/>
    <w:rsid w:val="0082166D"/>
    <w:rsid w:val="00821B99"/>
    <w:rsid w:val="00821DFD"/>
    <w:rsid w:val="008230E8"/>
    <w:rsid w:val="0082318D"/>
    <w:rsid w:val="00823CAD"/>
    <w:rsid w:val="00824172"/>
    <w:rsid w:val="008245A0"/>
    <w:rsid w:val="00825571"/>
    <w:rsid w:val="008263AF"/>
    <w:rsid w:val="00826B05"/>
    <w:rsid w:val="0082721B"/>
    <w:rsid w:val="008309E2"/>
    <w:rsid w:val="0083114D"/>
    <w:rsid w:val="0083201F"/>
    <w:rsid w:val="008325F4"/>
    <w:rsid w:val="00833EE5"/>
    <w:rsid w:val="0083470E"/>
    <w:rsid w:val="008351BE"/>
    <w:rsid w:val="008355A7"/>
    <w:rsid w:val="0083638D"/>
    <w:rsid w:val="008369B6"/>
    <w:rsid w:val="00836D3C"/>
    <w:rsid w:val="00837EAA"/>
    <w:rsid w:val="00841406"/>
    <w:rsid w:val="00841DD0"/>
    <w:rsid w:val="00841FCC"/>
    <w:rsid w:val="00843324"/>
    <w:rsid w:val="00843735"/>
    <w:rsid w:val="00843834"/>
    <w:rsid w:val="008447E2"/>
    <w:rsid w:val="00844991"/>
    <w:rsid w:val="0084572E"/>
    <w:rsid w:val="00845806"/>
    <w:rsid w:val="0084594F"/>
    <w:rsid w:val="008463E2"/>
    <w:rsid w:val="0084723F"/>
    <w:rsid w:val="00850243"/>
    <w:rsid w:val="00850B3A"/>
    <w:rsid w:val="008526D1"/>
    <w:rsid w:val="00852F65"/>
    <w:rsid w:val="008541B6"/>
    <w:rsid w:val="00854CD2"/>
    <w:rsid w:val="008551B3"/>
    <w:rsid w:val="00855980"/>
    <w:rsid w:val="008561C3"/>
    <w:rsid w:val="00856F55"/>
    <w:rsid w:val="008570A9"/>
    <w:rsid w:val="00857244"/>
    <w:rsid w:val="008572C5"/>
    <w:rsid w:val="008576CF"/>
    <w:rsid w:val="00860FE8"/>
    <w:rsid w:val="008615CE"/>
    <w:rsid w:val="00861BFA"/>
    <w:rsid w:val="008630DE"/>
    <w:rsid w:val="00863A48"/>
    <w:rsid w:val="00864221"/>
    <w:rsid w:val="00864272"/>
    <w:rsid w:val="00865113"/>
    <w:rsid w:val="00865149"/>
    <w:rsid w:val="00865B4A"/>
    <w:rsid w:val="008661E0"/>
    <w:rsid w:val="0086672B"/>
    <w:rsid w:val="00867282"/>
    <w:rsid w:val="00867EA5"/>
    <w:rsid w:val="008700AA"/>
    <w:rsid w:val="00871207"/>
    <w:rsid w:val="00871681"/>
    <w:rsid w:val="00872047"/>
    <w:rsid w:val="00872213"/>
    <w:rsid w:val="008727A5"/>
    <w:rsid w:val="00872934"/>
    <w:rsid w:val="00872B25"/>
    <w:rsid w:val="008736AF"/>
    <w:rsid w:val="008745AF"/>
    <w:rsid w:val="0087463E"/>
    <w:rsid w:val="00874BD5"/>
    <w:rsid w:val="00874D43"/>
    <w:rsid w:val="0087537C"/>
    <w:rsid w:val="008759EB"/>
    <w:rsid w:val="00875AE1"/>
    <w:rsid w:val="0087626E"/>
    <w:rsid w:val="008764B9"/>
    <w:rsid w:val="00877613"/>
    <w:rsid w:val="00877B38"/>
    <w:rsid w:val="00880397"/>
    <w:rsid w:val="00880563"/>
    <w:rsid w:val="00881D4E"/>
    <w:rsid w:val="00881E20"/>
    <w:rsid w:val="00881F11"/>
    <w:rsid w:val="00882E05"/>
    <w:rsid w:val="00883D8E"/>
    <w:rsid w:val="00884175"/>
    <w:rsid w:val="008850DB"/>
    <w:rsid w:val="00885121"/>
    <w:rsid w:val="00885285"/>
    <w:rsid w:val="00885AD0"/>
    <w:rsid w:val="00885C1F"/>
    <w:rsid w:val="0088607B"/>
    <w:rsid w:val="008860D5"/>
    <w:rsid w:val="00886888"/>
    <w:rsid w:val="00886CFF"/>
    <w:rsid w:val="00890F00"/>
    <w:rsid w:val="00890FFD"/>
    <w:rsid w:val="00891713"/>
    <w:rsid w:val="0089202F"/>
    <w:rsid w:val="008929A8"/>
    <w:rsid w:val="00892D94"/>
    <w:rsid w:val="00892F86"/>
    <w:rsid w:val="00892FA0"/>
    <w:rsid w:val="00893DE0"/>
    <w:rsid w:val="008943E6"/>
    <w:rsid w:val="0089444B"/>
    <w:rsid w:val="00894949"/>
    <w:rsid w:val="00897ABD"/>
    <w:rsid w:val="00897EA9"/>
    <w:rsid w:val="00897F66"/>
    <w:rsid w:val="008A0A9F"/>
    <w:rsid w:val="008A0BD7"/>
    <w:rsid w:val="008A164B"/>
    <w:rsid w:val="008A19B1"/>
    <w:rsid w:val="008A1FE2"/>
    <w:rsid w:val="008A1FE8"/>
    <w:rsid w:val="008A2CFA"/>
    <w:rsid w:val="008A32C1"/>
    <w:rsid w:val="008A33F4"/>
    <w:rsid w:val="008A435C"/>
    <w:rsid w:val="008A4448"/>
    <w:rsid w:val="008A5144"/>
    <w:rsid w:val="008A5411"/>
    <w:rsid w:val="008A55E2"/>
    <w:rsid w:val="008A6A35"/>
    <w:rsid w:val="008A6CB2"/>
    <w:rsid w:val="008A7BBA"/>
    <w:rsid w:val="008B1791"/>
    <w:rsid w:val="008B1A52"/>
    <w:rsid w:val="008B317B"/>
    <w:rsid w:val="008B400B"/>
    <w:rsid w:val="008B4594"/>
    <w:rsid w:val="008B4F75"/>
    <w:rsid w:val="008B5146"/>
    <w:rsid w:val="008B5593"/>
    <w:rsid w:val="008B57FF"/>
    <w:rsid w:val="008B5C32"/>
    <w:rsid w:val="008B6043"/>
    <w:rsid w:val="008B6B15"/>
    <w:rsid w:val="008B6B54"/>
    <w:rsid w:val="008B6D0C"/>
    <w:rsid w:val="008B6FF3"/>
    <w:rsid w:val="008B6FFC"/>
    <w:rsid w:val="008B77DE"/>
    <w:rsid w:val="008B7940"/>
    <w:rsid w:val="008C02FD"/>
    <w:rsid w:val="008C049E"/>
    <w:rsid w:val="008C1299"/>
    <w:rsid w:val="008C15BB"/>
    <w:rsid w:val="008C1ADD"/>
    <w:rsid w:val="008C1B81"/>
    <w:rsid w:val="008C218C"/>
    <w:rsid w:val="008C2ABF"/>
    <w:rsid w:val="008C39D4"/>
    <w:rsid w:val="008C3C35"/>
    <w:rsid w:val="008C4FCB"/>
    <w:rsid w:val="008C51BC"/>
    <w:rsid w:val="008C5A74"/>
    <w:rsid w:val="008C5E97"/>
    <w:rsid w:val="008C6F91"/>
    <w:rsid w:val="008C72CF"/>
    <w:rsid w:val="008D0006"/>
    <w:rsid w:val="008D1518"/>
    <w:rsid w:val="008D24D2"/>
    <w:rsid w:val="008D27DA"/>
    <w:rsid w:val="008D2961"/>
    <w:rsid w:val="008D2DE1"/>
    <w:rsid w:val="008D35E6"/>
    <w:rsid w:val="008D4165"/>
    <w:rsid w:val="008D48FC"/>
    <w:rsid w:val="008D4902"/>
    <w:rsid w:val="008D4B28"/>
    <w:rsid w:val="008D513F"/>
    <w:rsid w:val="008D5E9F"/>
    <w:rsid w:val="008D6294"/>
    <w:rsid w:val="008D6319"/>
    <w:rsid w:val="008D64F8"/>
    <w:rsid w:val="008D65E4"/>
    <w:rsid w:val="008D69E7"/>
    <w:rsid w:val="008D6A50"/>
    <w:rsid w:val="008D6B8E"/>
    <w:rsid w:val="008D74B3"/>
    <w:rsid w:val="008D7D37"/>
    <w:rsid w:val="008D7DD6"/>
    <w:rsid w:val="008D7DFF"/>
    <w:rsid w:val="008E010C"/>
    <w:rsid w:val="008E018E"/>
    <w:rsid w:val="008E0454"/>
    <w:rsid w:val="008E0AD6"/>
    <w:rsid w:val="008E1307"/>
    <w:rsid w:val="008E1549"/>
    <w:rsid w:val="008E179C"/>
    <w:rsid w:val="008E1E13"/>
    <w:rsid w:val="008E243A"/>
    <w:rsid w:val="008E289B"/>
    <w:rsid w:val="008E2E8B"/>
    <w:rsid w:val="008E435F"/>
    <w:rsid w:val="008E4C04"/>
    <w:rsid w:val="008E5B70"/>
    <w:rsid w:val="008E5DFE"/>
    <w:rsid w:val="008E6E67"/>
    <w:rsid w:val="008E7112"/>
    <w:rsid w:val="008F0775"/>
    <w:rsid w:val="008F0999"/>
    <w:rsid w:val="008F0D21"/>
    <w:rsid w:val="008F13C0"/>
    <w:rsid w:val="008F152C"/>
    <w:rsid w:val="008F1F87"/>
    <w:rsid w:val="008F220C"/>
    <w:rsid w:val="008F284E"/>
    <w:rsid w:val="008F3DB0"/>
    <w:rsid w:val="008F41CC"/>
    <w:rsid w:val="008F5295"/>
    <w:rsid w:val="008F54D0"/>
    <w:rsid w:val="008F6615"/>
    <w:rsid w:val="008F6809"/>
    <w:rsid w:val="008F6E4A"/>
    <w:rsid w:val="008F701D"/>
    <w:rsid w:val="008F77E3"/>
    <w:rsid w:val="0090012F"/>
    <w:rsid w:val="00900FCD"/>
    <w:rsid w:val="00901398"/>
    <w:rsid w:val="00901EE0"/>
    <w:rsid w:val="0090210C"/>
    <w:rsid w:val="00903800"/>
    <w:rsid w:val="00903C02"/>
    <w:rsid w:val="00903C2D"/>
    <w:rsid w:val="00904077"/>
    <w:rsid w:val="009043D0"/>
    <w:rsid w:val="00904D5D"/>
    <w:rsid w:val="00905149"/>
    <w:rsid w:val="0090561E"/>
    <w:rsid w:val="00906379"/>
    <w:rsid w:val="0090667E"/>
    <w:rsid w:val="0091029C"/>
    <w:rsid w:val="0091066F"/>
    <w:rsid w:val="00910FB2"/>
    <w:rsid w:val="00912A66"/>
    <w:rsid w:val="00912BC8"/>
    <w:rsid w:val="00912CA2"/>
    <w:rsid w:val="00913D39"/>
    <w:rsid w:val="00913F4C"/>
    <w:rsid w:val="009140FD"/>
    <w:rsid w:val="00914FF5"/>
    <w:rsid w:val="009157DB"/>
    <w:rsid w:val="00915861"/>
    <w:rsid w:val="009158F4"/>
    <w:rsid w:val="009166BC"/>
    <w:rsid w:val="009173AF"/>
    <w:rsid w:val="00917DBE"/>
    <w:rsid w:val="00920274"/>
    <w:rsid w:val="009214C5"/>
    <w:rsid w:val="009219F0"/>
    <w:rsid w:val="00921C59"/>
    <w:rsid w:val="00921F31"/>
    <w:rsid w:val="009224D2"/>
    <w:rsid w:val="0092251C"/>
    <w:rsid w:val="0092323F"/>
    <w:rsid w:val="00923335"/>
    <w:rsid w:val="009233AC"/>
    <w:rsid w:val="00923ED4"/>
    <w:rsid w:val="00924456"/>
    <w:rsid w:val="009249C0"/>
    <w:rsid w:val="00924B8D"/>
    <w:rsid w:val="00924EE6"/>
    <w:rsid w:val="00925D92"/>
    <w:rsid w:val="00925F35"/>
    <w:rsid w:val="00925F9C"/>
    <w:rsid w:val="00926FE4"/>
    <w:rsid w:val="00930AB9"/>
    <w:rsid w:val="00930C3B"/>
    <w:rsid w:val="0093162F"/>
    <w:rsid w:val="0093243D"/>
    <w:rsid w:val="009325B9"/>
    <w:rsid w:val="0093286A"/>
    <w:rsid w:val="00932F1D"/>
    <w:rsid w:val="00933154"/>
    <w:rsid w:val="00933B89"/>
    <w:rsid w:val="00934CFE"/>
    <w:rsid w:val="00935570"/>
    <w:rsid w:val="009357A7"/>
    <w:rsid w:val="009357C5"/>
    <w:rsid w:val="009360FD"/>
    <w:rsid w:val="00937535"/>
    <w:rsid w:val="00937B99"/>
    <w:rsid w:val="009407F7"/>
    <w:rsid w:val="009413AE"/>
    <w:rsid w:val="00941B60"/>
    <w:rsid w:val="00943982"/>
    <w:rsid w:val="00946AAD"/>
    <w:rsid w:val="00946AB2"/>
    <w:rsid w:val="00946E07"/>
    <w:rsid w:val="0094753E"/>
    <w:rsid w:val="00947607"/>
    <w:rsid w:val="009477B6"/>
    <w:rsid w:val="00947AB8"/>
    <w:rsid w:val="00947C0F"/>
    <w:rsid w:val="00947DFC"/>
    <w:rsid w:val="00951DF5"/>
    <w:rsid w:val="00953F58"/>
    <w:rsid w:val="00953FB6"/>
    <w:rsid w:val="009540FE"/>
    <w:rsid w:val="009547D8"/>
    <w:rsid w:val="00955C5E"/>
    <w:rsid w:val="00956B2C"/>
    <w:rsid w:val="00956B94"/>
    <w:rsid w:val="00956DF2"/>
    <w:rsid w:val="0095780E"/>
    <w:rsid w:val="00957E47"/>
    <w:rsid w:val="009610D0"/>
    <w:rsid w:val="0096173F"/>
    <w:rsid w:val="009622B3"/>
    <w:rsid w:val="009627CF"/>
    <w:rsid w:val="009627ED"/>
    <w:rsid w:val="00962C6F"/>
    <w:rsid w:val="009648EF"/>
    <w:rsid w:val="00965128"/>
    <w:rsid w:val="009655C7"/>
    <w:rsid w:val="0096595A"/>
    <w:rsid w:val="00965FBD"/>
    <w:rsid w:val="00966282"/>
    <w:rsid w:val="00966FE0"/>
    <w:rsid w:val="0096769F"/>
    <w:rsid w:val="00970DB8"/>
    <w:rsid w:val="00971290"/>
    <w:rsid w:val="0097215B"/>
    <w:rsid w:val="00972A4E"/>
    <w:rsid w:val="00973825"/>
    <w:rsid w:val="00975306"/>
    <w:rsid w:val="009766E7"/>
    <w:rsid w:val="00980276"/>
    <w:rsid w:val="00981FE3"/>
    <w:rsid w:val="00982913"/>
    <w:rsid w:val="009830A5"/>
    <w:rsid w:val="009835B0"/>
    <w:rsid w:val="00983758"/>
    <w:rsid w:val="009838CF"/>
    <w:rsid w:val="00984B0D"/>
    <w:rsid w:val="0098549D"/>
    <w:rsid w:val="009865AF"/>
    <w:rsid w:val="00987FC5"/>
    <w:rsid w:val="00990DF7"/>
    <w:rsid w:val="00991078"/>
    <w:rsid w:val="00991E3D"/>
    <w:rsid w:val="00991F46"/>
    <w:rsid w:val="009922E3"/>
    <w:rsid w:val="00993205"/>
    <w:rsid w:val="009934D4"/>
    <w:rsid w:val="00993C1E"/>
    <w:rsid w:val="00995060"/>
    <w:rsid w:val="009965FC"/>
    <w:rsid w:val="00997457"/>
    <w:rsid w:val="009978AE"/>
    <w:rsid w:val="009A018F"/>
    <w:rsid w:val="009A1741"/>
    <w:rsid w:val="009A1B25"/>
    <w:rsid w:val="009A2345"/>
    <w:rsid w:val="009A2966"/>
    <w:rsid w:val="009A2DB4"/>
    <w:rsid w:val="009A350A"/>
    <w:rsid w:val="009A37CC"/>
    <w:rsid w:val="009A625D"/>
    <w:rsid w:val="009A6260"/>
    <w:rsid w:val="009A64FA"/>
    <w:rsid w:val="009A71C1"/>
    <w:rsid w:val="009A7463"/>
    <w:rsid w:val="009A7B5F"/>
    <w:rsid w:val="009B06FC"/>
    <w:rsid w:val="009B1B2A"/>
    <w:rsid w:val="009B1E37"/>
    <w:rsid w:val="009B22E8"/>
    <w:rsid w:val="009B3155"/>
    <w:rsid w:val="009B31E3"/>
    <w:rsid w:val="009B3D0B"/>
    <w:rsid w:val="009B426C"/>
    <w:rsid w:val="009B44F2"/>
    <w:rsid w:val="009B455B"/>
    <w:rsid w:val="009B467E"/>
    <w:rsid w:val="009B4815"/>
    <w:rsid w:val="009B5E8D"/>
    <w:rsid w:val="009B6409"/>
    <w:rsid w:val="009B716E"/>
    <w:rsid w:val="009B7354"/>
    <w:rsid w:val="009B7499"/>
    <w:rsid w:val="009B75FF"/>
    <w:rsid w:val="009C0353"/>
    <w:rsid w:val="009C10B8"/>
    <w:rsid w:val="009C1670"/>
    <w:rsid w:val="009C45CC"/>
    <w:rsid w:val="009C48ED"/>
    <w:rsid w:val="009C4AFF"/>
    <w:rsid w:val="009C4DFC"/>
    <w:rsid w:val="009C61F1"/>
    <w:rsid w:val="009C7433"/>
    <w:rsid w:val="009D0C9F"/>
    <w:rsid w:val="009D1576"/>
    <w:rsid w:val="009D1599"/>
    <w:rsid w:val="009D17C4"/>
    <w:rsid w:val="009D19B4"/>
    <w:rsid w:val="009D288B"/>
    <w:rsid w:val="009D29BE"/>
    <w:rsid w:val="009D69DC"/>
    <w:rsid w:val="009D6B1B"/>
    <w:rsid w:val="009D7FAD"/>
    <w:rsid w:val="009E05F3"/>
    <w:rsid w:val="009E07FA"/>
    <w:rsid w:val="009E080D"/>
    <w:rsid w:val="009E0959"/>
    <w:rsid w:val="009E11C0"/>
    <w:rsid w:val="009E2083"/>
    <w:rsid w:val="009E20D8"/>
    <w:rsid w:val="009E3A67"/>
    <w:rsid w:val="009E6463"/>
    <w:rsid w:val="009E67CE"/>
    <w:rsid w:val="009E6AE8"/>
    <w:rsid w:val="009E6D09"/>
    <w:rsid w:val="009E6D26"/>
    <w:rsid w:val="009E7081"/>
    <w:rsid w:val="009E72A0"/>
    <w:rsid w:val="009F12CA"/>
    <w:rsid w:val="009F1400"/>
    <w:rsid w:val="009F27F7"/>
    <w:rsid w:val="009F292F"/>
    <w:rsid w:val="009F3390"/>
    <w:rsid w:val="009F4414"/>
    <w:rsid w:val="009F5A30"/>
    <w:rsid w:val="009F5F8C"/>
    <w:rsid w:val="009F7088"/>
    <w:rsid w:val="009F71EB"/>
    <w:rsid w:val="009F73B2"/>
    <w:rsid w:val="009F756D"/>
    <w:rsid w:val="009F7C85"/>
    <w:rsid w:val="00A00284"/>
    <w:rsid w:val="00A02826"/>
    <w:rsid w:val="00A0310B"/>
    <w:rsid w:val="00A03B93"/>
    <w:rsid w:val="00A03BAA"/>
    <w:rsid w:val="00A04217"/>
    <w:rsid w:val="00A052B7"/>
    <w:rsid w:val="00A05A3D"/>
    <w:rsid w:val="00A05DA6"/>
    <w:rsid w:val="00A0689B"/>
    <w:rsid w:val="00A1014A"/>
    <w:rsid w:val="00A10338"/>
    <w:rsid w:val="00A11859"/>
    <w:rsid w:val="00A11B8E"/>
    <w:rsid w:val="00A12B6F"/>
    <w:rsid w:val="00A1348B"/>
    <w:rsid w:val="00A14C74"/>
    <w:rsid w:val="00A14CB2"/>
    <w:rsid w:val="00A152FD"/>
    <w:rsid w:val="00A157C4"/>
    <w:rsid w:val="00A161C4"/>
    <w:rsid w:val="00A161FF"/>
    <w:rsid w:val="00A164A8"/>
    <w:rsid w:val="00A16613"/>
    <w:rsid w:val="00A166D0"/>
    <w:rsid w:val="00A16DA8"/>
    <w:rsid w:val="00A17890"/>
    <w:rsid w:val="00A20F2D"/>
    <w:rsid w:val="00A212A2"/>
    <w:rsid w:val="00A21E43"/>
    <w:rsid w:val="00A2218F"/>
    <w:rsid w:val="00A23968"/>
    <w:rsid w:val="00A23B49"/>
    <w:rsid w:val="00A23E40"/>
    <w:rsid w:val="00A25CE5"/>
    <w:rsid w:val="00A26924"/>
    <w:rsid w:val="00A30644"/>
    <w:rsid w:val="00A310D3"/>
    <w:rsid w:val="00A3127B"/>
    <w:rsid w:val="00A312F4"/>
    <w:rsid w:val="00A31504"/>
    <w:rsid w:val="00A31C03"/>
    <w:rsid w:val="00A31E9C"/>
    <w:rsid w:val="00A31F74"/>
    <w:rsid w:val="00A32B24"/>
    <w:rsid w:val="00A32F8C"/>
    <w:rsid w:val="00A33447"/>
    <w:rsid w:val="00A344CE"/>
    <w:rsid w:val="00A34BB0"/>
    <w:rsid w:val="00A3547B"/>
    <w:rsid w:val="00A35803"/>
    <w:rsid w:val="00A37845"/>
    <w:rsid w:val="00A40605"/>
    <w:rsid w:val="00A40B9C"/>
    <w:rsid w:val="00A42783"/>
    <w:rsid w:val="00A427AF"/>
    <w:rsid w:val="00A430FC"/>
    <w:rsid w:val="00A43808"/>
    <w:rsid w:val="00A443B4"/>
    <w:rsid w:val="00A44699"/>
    <w:rsid w:val="00A45E34"/>
    <w:rsid w:val="00A4616E"/>
    <w:rsid w:val="00A4629E"/>
    <w:rsid w:val="00A463F9"/>
    <w:rsid w:val="00A46F36"/>
    <w:rsid w:val="00A478AA"/>
    <w:rsid w:val="00A50EB2"/>
    <w:rsid w:val="00A5159A"/>
    <w:rsid w:val="00A51730"/>
    <w:rsid w:val="00A519C2"/>
    <w:rsid w:val="00A51DD0"/>
    <w:rsid w:val="00A529C0"/>
    <w:rsid w:val="00A52D34"/>
    <w:rsid w:val="00A54603"/>
    <w:rsid w:val="00A547A0"/>
    <w:rsid w:val="00A54BC4"/>
    <w:rsid w:val="00A54C2F"/>
    <w:rsid w:val="00A5581A"/>
    <w:rsid w:val="00A558A7"/>
    <w:rsid w:val="00A55C96"/>
    <w:rsid w:val="00A574D7"/>
    <w:rsid w:val="00A5796E"/>
    <w:rsid w:val="00A60F24"/>
    <w:rsid w:val="00A6103E"/>
    <w:rsid w:val="00A62B22"/>
    <w:rsid w:val="00A64543"/>
    <w:rsid w:val="00A64F18"/>
    <w:rsid w:val="00A657A0"/>
    <w:rsid w:val="00A65E89"/>
    <w:rsid w:val="00A66BEA"/>
    <w:rsid w:val="00A671E6"/>
    <w:rsid w:val="00A70DEC"/>
    <w:rsid w:val="00A74694"/>
    <w:rsid w:val="00A7538E"/>
    <w:rsid w:val="00A76958"/>
    <w:rsid w:val="00A76B10"/>
    <w:rsid w:val="00A7768A"/>
    <w:rsid w:val="00A776F5"/>
    <w:rsid w:val="00A80389"/>
    <w:rsid w:val="00A80457"/>
    <w:rsid w:val="00A80EDE"/>
    <w:rsid w:val="00A81379"/>
    <w:rsid w:val="00A81B19"/>
    <w:rsid w:val="00A81BCC"/>
    <w:rsid w:val="00A825E7"/>
    <w:rsid w:val="00A833D6"/>
    <w:rsid w:val="00A8415C"/>
    <w:rsid w:val="00A84795"/>
    <w:rsid w:val="00A84AD2"/>
    <w:rsid w:val="00A84F9F"/>
    <w:rsid w:val="00A85224"/>
    <w:rsid w:val="00A86060"/>
    <w:rsid w:val="00A86063"/>
    <w:rsid w:val="00A87D4F"/>
    <w:rsid w:val="00A90336"/>
    <w:rsid w:val="00A90F74"/>
    <w:rsid w:val="00A910CF"/>
    <w:rsid w:val="00A91878"/>
    <w:rsid w:val="00A92E10"/>
    <w:rsid w:val="00A92E49"/>
    <w:rsid w:val="00A93B8B"/>
    <w:rsid w:val="00A945F8"/>
    <w:rsid w:val="00A953CB"/>
    <w:rsid w:val="00A95605"/>
    <w:rsid w:val="00A9601C"/>
    <w:rsid w:val="00A96885"/>
    <w:rsid w:val="00A96B22"/>
    <w:rsid w:val="00A96E8B"/>
    <w:rsid w:val="00A97497"/>
    <w:rsid w:val="00AA0392"/>
    <w:rsid w:val="00AA0897"/>
    <w:rsid w:val="00AA0950"/>
    <w:rsid w:val="00AA0CA5"/>
    <w:rsid w:val="00AA1200"/>
    <w:rsid w:val="00AA1352"/>
    <w:rsid w:val="00AA2340"/>
    <w:rsid w:val="00AA2D5D"/>
    <w:rsid w:val="00AA356D"/>
    <w:rsid w:val="00AA39FE"/>
    <w:rsid w:val="00AA419B"/>
    <w:rsid w:val="00AA41C8"/>
    <w:rsid w:val="00AA52D0"/>
    <w:rsid w:val="00AA695C"/>
    <w:rsid w:val="00AA6C6F"/>
    <w:rsid w:val="00AA7432"/>
    <w:rsid w:val="00AB0173"/>
    <w:rsid w:val="00AB021E"/>
    <w:rsid w:val="00AB04B5"/>
    <w:rsid w:val="00AB1D7B"/>
    <w:rsid w:val="00AB2878"/>
    <w:rsid w:val="00AB2E3E"/>
    <w:rsid w:val="00AB3F67"/>
    <w:rsid w:val="00AB408A"/>
    <w:rsid w:val="00AB4A28"/>
    <w:rsid w:val="00AB5791"/>
    <w:rsid w:val="00AB6BA3"/>
    <w:rsid w:val="00AB720E"/>
    <w:rsid w:val="00AB7406"/>
    <w:rsid w:val="00AC0B02"/>
    <w:rsid w:val="00AC1171"/>
    <w:rsid w:val="00AC1D71"/>
    <w:rsid w:val="00AC2D57"/>
    <w:rsid w:val="00AC365A"/>
    <w:rsid w:val="00AC3E39"/>
    <w:rsid w:val="00AC48C4"/>
    <w:rsid w:val="00AC4B66"/>
    <w:rsid w:val="00AC548B"/>
    <w:rsid w:val="00AC5C8F"/>
    <w:rsid w:val="00AC6FBD"/>
    <w:rsid w:val="00AC74AB"/>
    <w:rsid w:val="00AC74F8"/>
    <w:rsid w:val="00AC7EF6"/>
    <w:rsid w:val="00AD018A"/>
    <w:rsid w:val="00AD019C"/>
    <w:rsid w:val="00AD0DDD"/>
    <w:rsid w:val="00AD0F6F"/>
    <w:rsid w:val="00AD2107"/>
    <w:rsid w:val="00AD212E"/>
    <w:rsid w:val="00AD25B2"/>
    <w:rsid w:val="00AD27B9"/>
    <w:rsid w:val="00AD31B9"/>
    <w:rsid w:val="00AD34F1"/>
    <w:rsid w:val="00AD3DD0"/>
    <w:rsid w:val="00AD4871"/>
    <w:rsid w:val="00AD4EC3"/>
    <w:rsid w:val="00AD598C"/>
    <w:rsid w:val="00AD5E21"/>
    <w:rsid w:val="00AD5E71"/>
    <w:rsid w:val="00AD69DD"/>
    <w:rsid w:val="00AD6B96"/>
    <w:rsid w:val="00AD7760"/>
    <w:rsid w:val="00AD7855"/>
    <w:rsid w:val="00AE0B5B"/>
    <w:rsid w:val="00AE15FD"/>
    <w:rsid w:val="00AE1859"/>
    <w:rsid w:val="00AE1DEA"/>
    <w:rsid w:val="00AE24BB"/>
    <w:rsid w:val="00AE32D4"/>
    <w:rsid w:val="00AE404B"/>
    <w:rsid w:val="00AE42B9"/>
    <w:rsid w:val="00AE6815"/>
    <w:rsid w:val="00AE764B"/>
    <w:rsid w:val="00AF0D2D"/>
    <w:rsid w:val="00AF1204"/>
    <w:rsid w:val="00AF13F5"/>
    <w:rsid w:val="00AF24FC"/>
    <w:rsid w:val="00AF2716"/>
    <w:rsid w:val="00AF3B4A"/>
    <w:rsid w:val="00AF430A"/>
    <w:rsid w:val="00AF4365"/>
    <w:rsid w:val="00AF4A07"/>
    <w:rsid w:val="00AF4BD6"/>
    <w:rsid w:val="00AF6375"/>
    <w:rsid w:val="00AF656A"/>
    <w:rsid w:val="00AF6CF5"/>
    <w:rsid w:val="00AF6F3B"/>
    <w:rsid w:val="00B000FF"/>
    <w:rsid w:val="00B003AB"/>
    <w:rsid w:val="00B018A7"/>
    <w:rsid w:val="00B018B7"/>
    <w:rsid w:val="00B01E92"/>
    <w:rsid w:val="00B01ED4"/>
    <w:rsid w:val="00B02024"/>
    <w:rsid w:val="00B027EF"/>
    <w:rsid w:val="00B029C5"/>
    <w:rsid w:val="00B02D25"/>
    <w:rsid w:val="00B02E94"/>
    <w:rsid w:val="00B04119"/>
    <w:rsid w:val="00B044FD"/>
    <w:rsid w:val="00B04758"/>
    <w:rsid w:val="00B04792"/>
    <w:rsid w:val="00B04839"/>
    <w:rsid w:val="00B04D81"/>
    <w:rsid w:val="00B051D6"/>
    <w:rsid w:val="00B05934"/>
    <w:rsid w:val="00B05C7D"/>
    <w:rsid w:val="00B064AD"/>
    <w:rsid w:val="00B06BF1"/>
    <w:rsid w:val="00B072F3"/>
    <w:rsid w:val="00B07C75"/>
    <w:rsid w:val="00B10166"/>
    <w:rsid w:val="00B1025B"/>
    <w:rsid w:val="00B10EFA"/>
    <w:rsid w:val="00B1251F"/>
    <w:rsid w:val="00B1293B"/>
    <w:rsid w:val="00B14632"/>
    <w:rsid w:val="00B14699"/>
    <w:rsid w:val="00B166AB"/>
    <w:rsid w:val="00B2069B"/>
    <w:rsid w:val="00B20899"/>
    <w:rsid w:val="00B216F1"/>
    <w:rsid w:val="00B21A87"/>
    <w:rsid w:val="00B21B8B"/>
    <w:rsid w:val="00B223A1"/>
    <w:rsid w:val="00B2270B"/>
    <w:rsid w:val="00B24296"/>
    <w:rsid w:val="00B24494"/>
    <w:rsid w:val="00B246E4"/>
    <w:rsid w:val="00B2485C"/>
    <w:rsid w:val="00B25323"/>
    <w:rsid w:val="00B25DA3"/>
    <w:rsid w:val="00B272B2"/>
    <w:rsid w:val="00B2757E"/>
    <w:rsid w:val="00B27B10"/>
    <w:rsid w:val="00B27B4C"/>
    <w:rsid w:val="00B31042"/>
    <w:rsid w:val="00B312C8"/>
    <w:rsid w:val="00B31A9E"/>
    <w:rsid w:val="00B31D2D"/>
    <w:rsid w:val="00B31FC5"/>
    <w:rsid w:val="00B3200A"/>
    <w:rsid w:val="00B32174"/>
    <w:rsid w:val="00B325C0"/>
    <w:rsid w:val="00B32AA8"/>
    <w:rsid w:val="00B33CB7"/>
    <w:rsid w:val="00B343FA"/>
    <w:rsid w:val="00B34653"/>
    <w:rsid w:val="00B34AB6"/>
    <w:rsid w:val="00B3514E"/>
    <w:rsid w:val="00B359E7"/>
    <w:rsid w:val="00B369AA"/>
    <w:rsid w:val="00B3740E"/>
    <w:rsid w:val="00B403A3"/>
    <w:rsid w:val="00B411A1"/>
    <w:rsid w:val="00B4133D"/>
    <w:rsid w:val="00B41795"/>
    <w:rsid w:val="00B42AFB"/>
    <w:rsid w:val="00B43586"/>
    <w:rsid w:val="00B43E27"/>
    <w:rsid w:val="00B4404A"/>
    <w:rsid w:val="00B445F9"/>
    <w:rsid w:val="00B44EC6"/>
    <w:rsid w:val="00B46C7E"/>
    <w:rsid w:val="00B47E23"/>
    <w:rsid w:val="00B50545"/>
    <w:rsid w:val="00B50745"/>
    <w:rsid w:val="00B515D8"/>
    <w:rsid w:val="00B5166E"/>
    <w:rsid w:val="00B54887"/>
    <w:rsid w:val="00B551AA"/>
    <w:rsid w:val="00B554C0"/>
    <w:rsid w:val="00B55C97"/>
    <w:rsid w:val="00B562A7"/>
    <w:rsid w:val="00B56C43"/>
    <w:rsid w:val="00B56FFC"/>
    <w:rsid w:val="00B57390"/>
    <w:rsid w:val="00B57925"/>
    <w:rsid w:val="00B57AEC"/>
    <w:rsid w:val="00B601A4"/>
    <w:rsid w:val="00B6114A"/>
    <w:rsid w:val="00B61B0F"/>
    <w:rsid w:val="00B61B38"/>
    <w:rsid w:val="00B62158"/>
    <w:rsid w:val="00B6244F"/>
    <w:rsid w:val="00B63416"/>
    <w:rsid w:val="00B649DA"/>
    <w:rsid w:val="00B64BA3"/>
    <w:rsid w:val="00B64E78"/>
    <w:rsid w:val="00B65000"/>
    <w:rsid w:val="00B6539A"/>
    <w:rsid w:val="00B65DF3"/>
    <w:rsid w:val="00B65F3A"/>
    <w:rsid w:val="00B713B8"/>
    <w:rsid w:val="00B71A98"/>
    <w:rsid w:val="00B73269"/>
    <w:rsid w:val="00B74B43"/>
    <w:rsid w:val="00B75627"/>
    <w:rsid w:val="00B7593B"/>
    <w:rsid w:val="00B76140"/>
    <w:rsid w:val="00B762AE"/>
    <w:rsid w:val="00B7648B"/>
    <w:rsid w:val="00B770D9"/>
    <w:rsid w:val="00B77251"/>
    <w:rsid w:val="00B805C3"/>
    <w:rsid w:val="00B80CF2"/>
    <w:rsid w:val="00B821F1"/>
    <w:rsid w:val="00B82572"/>
    <w:rsid w:val="00B831B5"/>
    <w:rsid w:val="00B83D71"/>
    <w:rsid w:val="00B83FA2"/>
    <w:rsid w:val="00B84590"/>
    <w:rsid w:val="00B854FC"/>
    <w:rsid w:val="00B857AE"/>
    <w:rsid w:val="00B86A46"/>
    <w:rsid w:val="00B870B2"/>
    <w:rsid w:val="00B87919"/>
    <w:rsid w:val="00B90E79"/>
    <w:rsid w:val="00B91878"/>
    <w:rsid w:val="00B92DC3"/>
    <w:rsid w:val="00B92F8D"/>
    <w:rsid w:val="00B94160"/>
    <w:rsid w:val="00B9434F"/>
    <w:rsid w:val="00B9553B"/>
    <w:rsid w:val="00B95AB4"/>
    <w:rsid w:val="00B96743"/>
    <w:rsid w:val="00BA19AE"/>
    <w:rsid w:val="00BA1AAA"/>
    <w:rsid w:val="00BA1D0F"/>
    <w:rsid w:val="00BA1EFE"/>
    <w:rsid w:val="00BA215F"/>
    <w:rsid w:val="00BA22D9"/>
    <w:rsid w:val="00BA2C9E"/>
    <w:rsid w:val="00BA2E8A"/>
    <w:rsid w:val="00BA4815"/>
    <w:rsid w:val="00BA5358"/>
    <w:rsid w:val="00BA5C38"/>
    <w:rsid w:val="00BA6789"/>
    <w:rsid w:val="00BA6F83"/>
    <w:rsid w:val="00BA71DC"/>
    <w:rsid w:val="00BA79D2"/>
    <w:rsid w:val="00BB2547"/>
    <w:rsid w:val="00BB2577"/>
    <w:rsid w:val="00BB292A"/>
    <w:rsid w:val="00BB4104"/>
    <w:rsid w:val="00BB44F9"/>
    <w:rsid w:val="00BB504A"/>
    <w:rsid w:val="00BB6447"/>
    <w:rsid w:val="00BB67B0"/>
    <w:rsid w:val="00BB7492"/>
    <w:rsid w:val="00BB7766"/>
    <w:rsid w:val="00BC085D"/>
    <w:rsid w:val="00BC0F6C"/>
    <w:rsid w:val="00BC1B15"/>
    <w:rsid w:val="00BC1BAC"/>
    <w:rsid w:val="00BC2801"/>
    <w:rsid w:val="00BC2E4F"/>
    <w:rsid w:val="00BC3260"/>
    <w:rsid w:val="00BC32ED"/>
    <w:rsid w:val="00BC364F"/>
    <w:rsid w:val="00BC46AA"/>
    <w:rsid w:val="00BC4935"/>
    <w:rsid w:val="00BC4B6D"/>
    <w:rsid w:val="00BC4D77"/>
    <w:rsid w:val="00BC54E3"/>
    <w:rsid w:val="00BC5AFA"/>
    <w:rsid w:val="00BC63E1"/>
    <w:rsid w:val="00BC68ED"/>
    <w:rsid w:val="00BC77E3"/>
    <w:rsid w:val="00BD02D0"/>
    <w:rsid w:val="00BD044F"/>
    <w:rsid w:val="00BD18EE"/>
    <w:rsid w:val="00BD1CA2"/>
    <w:rsid w:val="00BD2A92"/>
    <w:rsid w:val="00BD335B"/>
    <w:rsid w:val="00BD4032"/>
    <w:rsid w:val="00BD4EA2"/>
    <w:rsid w:val="00BD5576"/>
    <w:rsid w:val="00BD575D"/>
    <w:rsid w:val="00BD6665"/>
    <w:rsid w:val="00BD6B33"/>
    <w:rsid w:val="00BD7AC8"/>
    <w:rsid w:val="00BD7FD4"/>
    <w:rsid w:val="00BE02AD"/>
    <w:rsid w:val="00BE06F9"/>
    <w:rsid w:val="00BE07C3"/>
    <w:rsid w:val="00BE0C3B"/>
    <w:rsid w:val="00BE1401"/>
    <w:rsid w:val="00BE1EC4"/>
    <w:rsid w:val="00BE3736"/>
    <w:rsid w:val="00BE4A53"/>
    <w:rsid w:val="00BE4BD7"/>
    <w:rsid w:val="00BE4DBD"/>
    <w:rsid w:val="00BE4FAF"/>
    <w:rsid w:val="00BE5C37"/>
    <w:rsid w:val="00BE682A"/>
    <w:rsid w:val="00BE6BED"/>
    <w:rsid w:val="00BE7041"/>
    <w:rsid w:val="00BF00C9"/>
    <w:rsid w:val="00BF0560"/>
    <w:rsid w:val="00BF0611"/>
    <w:rsid w:val="00BF0A66"/>
    <w:rsid w:val="00BF1450"/>
    <w:rsid w:val="00BF1F7E"/>
    <w:rsid w:val="00BF2D02"/>
    <w:rsid w:val="00BF3413"/>
    <w:rsid w:val="00BF3B44"/>
    <w:rsid w:val="00BF41C3"/>
    <w:rsid w:val="00BF491F"/>
    <w:rsid w:val="00BF5DAF"/>
    <w:rsid w:val="00BF5FA4"/>
    <w:rsid w:val="00BF7025"/>
    <w:rsid w:val="00BF73E8"/>
    <w:rsid w:val="00BF7D5C"/>
    <w:rsid w:val="00C0041F"/>
    <w:rsid w:val="00C01F34"/>
    <w:rsid w:val="00C0256D"/>
    <w:rsid w:val="00C030C4"/>
    <w:rsid w:val="00C03235"/>
    <w:rsid w:val="00C0364B"/>
    <w:rsid w:val="00C04F39"/>
    <w:rsid w:val="00C0565A"/>
    <w:rsid w:val="00C066D5"/>
    <w:rsid w:val="00C06754"/>
    <w:rsid w:val="00C07B88"/>
    <w:rsid w:val="00C107F9"/>
    <w:rsid w:val="00C11918"/>
    <w:rsid w:val="00C11F82"/>
    <w:rsid w:val="00C12551"/>
    <w:rsid w:val="00C12582"/>
    <w:rsid w:val="00C12D62"/>
    <w:rsid w:val="00C13CCA"/>
    <w:rsid w:val="00C13D73"/>
    <w:rsid w:val="00C141A5"/>
    <w:rsid w:val="00C15CE4"/>
    <w:rsid w:val="00C15F75"/>
    <w:rsid w:val="00C1628C"/>
    <w:rsid w:val="00C1798F"/>
    <w:rsid w:val="00C20558"/>
    <w:rsid w:val="00C20D62"/>
    <w:rsid w:val="00C212A9"/>
    <w:rsid w:val="00C21A7B"/>
    <w:rsid w:val="00C22476"/>
    <w:rsid w:val="00C23B94"/>
    <w:rsid w:val="00C24936"/>
    <w:rsid w:val="00C24B97"/>
    <w:rsid w:val="00C25121"/>
    <w:rsid w:val="00C25156"/>
    <w:rsid w:val="00C26CC7"/>
    <w:rsid w:val="00C276E6"/>
    <w:rsid w:val="00C312A2"/>
    <w:rsid w:val="00C32152"/>
    <w:rsid w:val="00C3265C"/>
    <w:rsid w:val="00C3329B"/>
    <w:rsid w:val="00C339BB"/>
    <w:rsid w:val="00C3437D"/>
    <w:rsid w:val="00C358AC"/>
    <w:rsid w:val="00C36206"/>
    <w:rsid w:val="00C3629C"/>
    <w:rsid w:val="00C3657C"/>
    <w:rsid w:val="00C3689A"/>
    <w:rsid w:val="00C36A67"/>
    <w:rsid w:val="00C37380"/>
    <w:rsid w:val="00C37E24"/>
    <w:rsid w:val="00C41462"/>
    <w:rsid w:val="00C41D63"/>
    <w:rsid w:val="00C442D3"/>
    <w:rsid w:val="00C44418"/>
    <w:rsid w:val="00C44B16"/>
    <w:rsid w:val="00C4624F"/>
    <w:rsid w:val="00C464A6"/>
    <w:rsid w:val="00C46687"/>
    <w:rsid w:val="00C46F35"/>
    <w:rsid w:val="00C475E3"/>
    <w:rsid w:val="00C5251D"/>
    <w:rsid w:val="00C52D80"/>
    <w:rsid w:val="00C52FF0"/>
    <w:rsid w:val="00C5494C"/>
    <w:rsid w:val="00C54D5B"/>
    <w:rsid w:val="00C55436"/>
    <w:rsid w:val="00C55D49"/>
    <w:rsid w:val="00C565AF"/>
    <w:rsid w:val="00C60059"/>
    <w:rsid w:val="00C6058A"/>
    <w:rsid w:val="00C60EF4"/>
    <w:rsid w:val="00C61495"/>
    <w:rsid w:val="00C61588"/>
    <w:rsid w:val="00C620E2"/>
    <w:rsid w:val="00C636A3"/>
    <w:rsid w:val="00C643B3"/>
    <w:rsid w:val="00C644D2"/>
    <w:rsid w:val="00C64EA1"/>
    <w:rsid w:val="00C6536E"/>
    <w:rsid w:val="00C65889"/>
    <w:rsid w:val="00C65AEA"/>
    <w:rsid w:val="00C666B0"/>
    <w:rsid w:val="00C66D52"/>
    <w:rsid w:val="00C67510"/>
    <w:rsid w:val="00C70B38"/>
    <w:rsid w:val="00C70ED6"/>
    <w:rsid w:val="00C710AD"/>
    <w:rsid w:val="00C72AFA"/>
    <w:rsid w:val="00C72D06"/>
    <w:rsid w:val="00C72D6F"/>
    <w:rsid w:val="00C736D7"/>
    <w:rsid w:val="00C73F01"/>
    <w:rsid w:val="00C74800"/>
    <w:rsid w:val="00C76443"/>
    <w:rsid w:val="00C76468"/>
    <w:rsid w:val="00C76A35"/>
    <w:rsid w:val="00C76B2D"/>
    <w:rsid w:val="00C76E05"/>
    <w:rsid w:val="00C77102"/>
    <w:rsid w:val="00C812BA"/>
    <w:rsid w:val="00C829F1"/>
    <w:rsid w:val="00C82DCB"/>
    <w:rsid w:val="00C82DDD"/>
    <w:rsid w:val="00C8347E"/>
    <w:rsid w:val="00C83FEE"/>
    <w:rsid w:val="00C858C0"/>
    <w:rsid w:val="00C85C70"/>
    <w:rsid w:val="00C864C3"/>
    <w:rsid w:val="00C8764D"/>
    <w:rsid w:val="00C87CDA"/>
    <w:rsid w:val="00C906CF"/>
    <w:rsid w:val="00C9214D"/>
    <w:rsid w:val="00C92220"/>
    <w:rsid w:val="00C92C9F"/>
    <w:rsid w:val="00C92FE3"/>
    <w:rsid w:val="00C936AE"/>
    <w:rsid w:val="00C95E31"/>
    <w:rsid w:val="00C96EDF"/>
    <w:rsid w:val="00C972EE"/>
    <w:rsid w:val="00CA03F9"/>
    <w:rsid w:val="00CA0640"/>
    <w:rsid w:val="00CA0D56"/>
    <w:rsid w:val="00CA13FF"/>
    <w:rsid w:val="00CA1851"/>
    <w:rsid w:val="00CA1A1C"/>
    <w:rsid w:val="00CA1B13"/>
    <w:rsid w:val="00CA1C7B"/>
    <w:rsid w:val="00CA31E8"/>
    <w:rsid w:val="00CA3A40"/>
    <w:rsid w:val="00CA3D4C"/>
    <w:rsid w:val="00CA432E"/>
    <w:rsid w:val="00CA461F"/>
    <w:rsid w:val="00CA4A15"/>
    <w:rsid w:val="00CA5761"/>
    <w:rsid w:val="00CA5ED0"/>
    <w:rsid w:val="00CA65AF"/>
    <w:rsid w:val="00CA6CB6"/>
    <w:rsid w:val="00CA7132"/>
    <w:rsid w:val="00CA7149"/>
    <w:rsid w:val="00CA7A69"/>
    <w:rsid w:val="00CA7DA2"/>
    <w:rsid w:val="00CB0888"/>
    <w:rsid w:val="00CB0CB5"/>
    <w:rsid w:val="00CB1937"/>
    <w:rsid w:val="00CB20F7"/>
    <w:rsid w:val="00CB233F"/>
    <w:rsid w:val="00CB284A"/>
    <w:rsid w:val="00CB2A6A"/>
    <w:rsid w:val="00CB2AB2"/>
    <w:rsid w:val="00CB2EB8"/>
    <w:rsid w:val="00CB33D9"/>
    <w:rsid w:val="00CB424B"/>
    <w:rsid w:val="00CB4A5F"/>
    <w:rsid w:val="00CB4E26"/>
    <w:rsid w:val="00CB5AD4"/>
    <w:rsid w:val="00CB5C40"/>
    <w:rsid w:val="00CB5C6F"/>
    <w:rsid w:val="00CB7A89"/>
    <w:rsid w:val="00CC0322"/>
    <w:rsid w:val="00CC0FD6"/>
    <w:rsid w:val="00CC2862"/>
    <w:rsid w:val="00CC2C5A"/>
    <w:rsid w:val="00CC38F6"/>
    <w:rsid w:val="00CC49AF"/>
    <w:rsid w:val="00CC586F"/>
    <w:rsid w:val="00CC592B"/>
    <w:rsid w:val="00CC6159"/>
    <w:rsid w:val="00CC61DB"/>
    <w:rsid w:val="00CC62CE"/>
    <w:rsid w:val="00CC6F6E"/>
    <w:rsid w:val="00CC7432"/>
    <w:rsid w:val="00CC79C9"/>
    <w:rsid w:val="00CD01D6"/>
    <w:rsid w:val="00CD0DB3"/>
    <w:rsid w:val="00CD1E03"/>
    <w:rsid w:val="00CD2144"/>
    <w:rsid w:val="00CD242A"/>
    <w:rsid w:val="00CD2EFB"/>
    <w:rsid w:val="00CD3156"/>
    <w:rsid w:val="00CD358B"/>
    <w:rsid w:val="00CD3774"/>
    <w:rsid w:val="00CD45E7"/>
    <w:rsid w:val="00CD4C30"/>
    <w:rsid w:val="00CD66B1"/>
    <w:rsid w:val="00CD671E"/>
    <w:rsid w:val="00CE07BD"/>
    <w:rsid w:val="00CE0DA8"/>
    <w:rsid w:val="00CE0E50"/>
    <w:rsid w:val="00CE1605"/>
    <w:rsid w:val="00CE2330"/>
    <w:rsid w:val="00CE3175"/>
    <w:rsid w:val="00CE3529"/>
    <w:rsid w:val="00CE5BC8"/>
    <w:rsid w:val="00CE735C"/>
    <w:rsid w:val="00CE7990"/>
    <w:rsid w:val="00CE7CAE"/>
    <w:rsid w:val="00CF135C"/>
    <w:rsid w:val="00CF16B4"/>
    <w:rsid w:val="00CF1D03"/>
    <w:rsid w:val="00CF2B63"/>
    <w:rsid w:val="00CF312C"/>
    <w:rsid w:val="00CF347B"/>
    <w:rsid w:val="00CF3849"/>
    <w:rsid w:val="00CF38B9"/>
    <w:rsid w:val="00CF3FA7"/>
    <w:rsid w:val="00CF4005"/>
    <w:rsid w:val="00CF4704"/>
    <w:rsid w:val="00CF4833"/>
    <w:rsid w:val="00CF509B"/>
    <w:rsid w:val="00CF5828"/>
    <w:rsid w:val="00CF59ED"/>
    <w:rsid w:val="00CF63CE"/>
    <w:rsid w:val="00CF7C07"/>
    <w:rsid w:val="00D01682"/>
    <w:rsid w:val="00D01800"/>
    <w:rsid w:val="00D02043"/>
    <w:rsid w:val="00D027E4"/>
    <w:rsid w:val="00D03568"/>
    <w:rsid w:val="00D04679"/>
    <w:rsid w:val="00D0474A"/>
    <w:rsid w:val="00D048E0"/>
    <w:rsid w:val="00D0521D"/>
    <w:rsid w:val="00D1059D"/>
    <w:rsid w:val="00D10D82"/>
    <w:rsid w:val="00D11689"/>
    <w:rsid w:val="00D11E86"/>
    <w:rsid w:val="00D120BA"/>
    <w:rsid w:val="00D1315A"/>
    <w:rsid w:val="00D139E0"/>
    <w:rsid w:val="00D140A4"/>
    <w:rsid w:val="00D14B31"/>
    <w:rsid w:val="00D1595B"/>
    <w:rsid w:val="00D163AE"/>
    <w:rsid w:val="00D1663E"/>
    <w:rsid w:val="00D1675D"/>
    <w:rsid w:val="00D1686A"/>
    <w:rsid w:val="00D16DDF"/>
    <w:rsid w:val="00D16FCB"/>
    <w:rsid w:val="00D17A6C"/>
    <w:rsid w:val="00D204A2"/>
    <w:rsid w:val="00D20546"/>
    <w:rsid w:val="00D21750"/>
    <w:rsid w:val="00D21D06"/>
    <w:rsid w:val="00D24FFE"/>
    <w:rsid w:val="00D264AF"/>
    <w:rsid w:val="00D26DF7"/>
    <w:rsid w:val="00D27F7E"/>
    <w:rsid w:val="00D32B12"/>
    <w:rsid w:val="00D33CE0"/>
    <w:rsid w:val="00D344A1"/>
    <w:rsid w:val="00D34AF4"/>
    <w:rsid w:val="00D3502D"/>
    <w:rsid w:val="00D3571E"/>
    <w:rsid w:val="00D35821"/>
    <w:rsid w:val="00D35C40"/>
    <w:rsid w:val="00D35D4A"/>
    <w:rsid w:val="00D36180"/>
    <w:rsid w:val="00D36FF5"/>
    <w:rsid w:val="00D37AB7"/>
    <w:rsid w:val="00D37AC1"/>
    <w:rsid w:val="00D40BAF"/>
    <w:rsid w:val="00D41605"/>
    <w:rsid w:val="00D423C6"/>
    <w:rsid w:val="00D44263"/>
    <w:rsid w:val="00D443FD"/>
    <w:rsid w:val="00D45B9F"/>
    <w:rsid w:val="00D45C4C"/>
    <w:rsid w:val="00D4728B"/>
    <w:rsid w:val="00D47586"/>
    <w:rsid w:val="00D4764F"/>
    <w:rsid w:val="00D4788A"/>
    <w:rsid w:val="00D4788B"/>
    <w:rsid w:val="00D50368"/>
    <w:rsid w:val="00D50A6F"/>
    <w:rsid w:val="00D51490"/>
    <w:rsid w:val="00D515C9"/>
    <w:rsid w:val="00D517CC"/>
    <w:rsid w:val="00D51D46"/>
    <w:rsid w:val="00D51E11"/>
    <w:rsid w:val="00D51EF3"/>
    <w:rsid w:val="00D52321"/>
    <w:rsid w:val="00D52981"/>
    <w:rsid w:val="00D52A47"/>
    <w:rsid w:val="00D53ADD"/>
    <w:rsid w:val="00D5412F"/>
    <w:rsid w:val="00D544FF"/>
    <w:rsid w:val="00D5482C"/>
    <w:rsid w:val="00D54A46"/>
    <w:rsid w:val="00D54B4A"/>
    <w:rsid w:val="00D54C2B"/>
    <w:rsid w:val="00D5516E"/>
    <w:rsid w:val="00D55CE6"/>
    <w:rsid w:val="00D55DDB"/>
    <w:rsid w:val="00D55EEA"/>
    <w:rsid w:val="00D5684F"/>
    <w:rsid w:val="00D57242"/>
    <w:rsid w:val="00D57A5C"/>
    <w:rsid w:val="00D57B3E"/>
    <w:rsid w:val="00D57E2B"/>
    <w:rsid w:val="00D6038B"/>
    <w:rsid w:val="00D60BBC"/>
    <w:rsid w:val="00D61259"/>
    <w:rsid w:val="00D613CF"/>
    <w:rsid w:val="00D6152D"/>
    <w:rsid w:val="00D62505"/>
    <w:rsid w:val="00D627AB"/>
    <w:rsid w:val="00D6324E"/>
    <w:rsid w:val="00D63AB1"/>
    <w:rsid w:val="00D6489C"/>
    <w:rsid w:val="00D6592E"/>
    <w:rsid w:val="00D66231"/>
    <w:rsid w:val="00D67028"/>
    <w:rsid w:val="00D6779E"/>
    <w:rsid w:val="00D67E68"/>
    <w:rsid w:val="00D70855"/>
    <w:rsid w:val="00D71817"/>
    <w:rsid w:val="00D7200B"/>
    <w:rsid w:val="00D72AC5"/>
    <w:rsid w:val="00D731DE"/>
    <w:rsid w:val="00D734CA"/>
    <w:rsid w:val="00D74EF1"/>
    <w:rsid w:val="00D74F05"/>
    <w:rsid w:val="00D75A0E"/>
    <w:rsid w:val="00D75C3A"/>
    <w:rsid w:val="00D7671F"/>
    <w:rsid w:val="00D76ABB"/>
    <w:rsid w:val="00D76D6D"/>
    <w:rsid w:val="00D7763A"/>
    <w:rsid w:val="00D7793A"/>
    <w:rsid w:val="00D80BC8"/>
    <w:rsid w:val="00D818C3"/>
    <w:rsid w:val="00D81B45"/>
    <w:rsid w:val="00D8268F"/>
    <w:rsid w:val="00D826EE"/>
    <w:rsid w:val="00D833AE"/>
    <w:rsid w:val="00D83BB8"/>
    <w:rsid w:val="00D849CC"/>
    <w:rsid w:val="00D858FF"/>
    <w:rsid w:val="00D8684A"/>
    <w:rsid w:val="00D873E9"/>
    <w:rsid w:val="00D90B05"/>
    <w:rsid w:val="00D90F0E"/>
    <w:rsid w:val="00D9105C"/>
    <w:rsid w:val="00D927AD"/>
    <w:rsid w:val="00D94218"/>
    <w:rsid w:val="00D94430"/>
    <w:rsid w:val="00D946A3"/>
    <w:rsid w:val="00D95B95"/>
    <w:rsid w:val="00D95DEB"/>
    <w:rsid w:val="00D9702E"/>
    <w:rsid w:val="00D97FC7"/>
    <w:rsid w:val="00DA1173"/>
    <w:rsid w:val="00DA1E9C"/>
    <w:rsid w:val="00DA27E4"/>
    <w:rsid w:val="00DA28BF"/>
    <w:rsid w:val="00DA297E"/>
    <w:rsid w:val="00DA3042"/>
    <w:rsid w:val="00DA31DD"/>
    <w:rsid w:val="00DA3732"/>
    <w:rsid w:val="00DA3B04"/>
    <w:rsid w:val="00DA4C25"/>
    <w:rsid w:val="00DA64C7"/>
    <w:rsid w:val="00DA6CB2"/>
    <w:rsid w:val="00DA7E07"/>
    <w:rsid w:val="00DB05D0"/>
    <w:rsid w:val="00DB085C"/>
    <w:rsid w:val="00DB0E59"/>
    <w:rsid w:val="00DB13FF"/>
    <w:rsid w:val="00DB1BD8"/>
    <w:rsid w:val="00DB25F5"/>
    <w:rsid w:val="00DB2955"/>
    <w:rsid w:val="00DB4376"/>
    <w:rsid w:val="00DB43A3"/>
    <w:rsid w:val="00DB4EB1"/>
    <w:rsid w:val="00DB5815"/>
    <w:rsid w:val="00DB7325"/>
    <w:rsid w:val="00DC07BB"/>
    <w:rsid w:val="00DC12B9"/>
    <w:rsid w:val="00DC1C92"/>
    <w:rsid w:val="00DC1F4E"/>
    <w:rsid w:val="00DC2820"/>
    <w:rsid w:val="00DC2A34"/>
    <w:rsid w:val="00DC2C56"/>
    <w:rsid w:val="00DC34C5"/>
    <w:rsid w:val="00DC4122"/>
    <w:rsid w:val="00DC4ED5"/>
    <w:rsid w:val="00DC4FE7"/>
    <w:rsid w:val="00DC5171"/>
    <w:rsid w:val="00DC5EB2"/>
    <w:rsid w:val="00DC5ECC"/>
    <w:rsid w:val="00DC6A2E"/>
    <w:rsid w:val="00DC74FC"/>
    <w:rsid w:val="00DC7D80"/>
    <w:rsid w:val="00DD0707"/>
    <w:rsid w:val="00DD0A11"/>
    <w:rsid w:val="00DD1064"/>
    <w:rsid w:val="00DD1078"/>
    <w:rsid w:val="00DD1448"/>
    <w:rsid w:val="00DD15A2"/>
    <w:rsid w:val="00DD2A48"/>
    <w:rsid w:val="00DD362F"/>
    <w:rsid w:val="00DD4C69"/>
    <w:rsid w:val="00DD691A"/>
    <w:rsid w:val="00DD7428"/>
    <w:rsid w:val="00DE023B"/>
    <w:rsid w:val="00DE1072"/>
    <w:rsid w:val="00DE16C5"/>
    <w:rsid w:val="00DE1977"/>
    <w:rsid w:val="00DE28AE"/>
    <w:rsid w:val="00DE3371"/>
    <w:rsid w:val="00DE4776"/>
    <w:rsid w:val="00DE4B11"/>
    <w:rsid w:val="00DE4D70"/>
    <w:rsid w:val="00DE5680"/>
    <w:rsid w:val="00DF122D"/>
    <w:rsid w:val="00DF16A5"/>
    <w:rsid w:val="00DF17FD"/>
    <w:rsid w:val="00DF2A41"/>
    <w:rsid w:val="00DF3274"/>
    <w:rsid w:val="00DF412C"/>
    <w:rsid w:val="00DF4B5D"/>
    <w:rsid w:val="00DF5C46"/>
    <w:rsid w:val="00DF6168"/>
    <w:rsid w:val="00DF6306"/>
    <w:rsid w:val="00DF649E"/>
    <w:rsid w:val="00DF68B3"/>
    <w:rsid w:val="00DF702D"/>
    <w:rsid w:val="00DF7204"/>
    <w:rsid w:val="00DF7D58"/>
    <w:rsid w:val="00E00486"/>
    <w:rsid w:val="00E00C33"/>
    <w:rsid w:val="00E02089"/>
    <w:rsid w:val="00E02704"/>
    <w:rsid w:val="00E02C3C"/>
    <w:rsid w:val="00E02F03"/>
    <w:rsid w:val="00E03C5C"/>
    <w:rsid w:val="00E052AB"/>
    <w:rsid w:val="00E05CF3"/>
    <w:rsid w:val="00E07676"/>
    <w:rsid w:val="00E0789A"/>
    <w:rsid w:val="00E078B6"/>
    <w:rsid w:val="00E07B9F"/>
    <w:rsid w:val="00E103B7"/>
    <w:rsid w:val="00E12F8A"/>
    <w:rsid w:val="00E1326A"/>
    <w:rsid w:val="00E13B2D"/>
    <w:rsid w:val="00E1467E"/>
    <w:rsid w:val="00E1673A"/>
    <w:rsid w:val="00E16A9F"/>
    <w:rsid w:val="00E17866"/>
    <w:rsid w:val="00E17C85"/>
    <w:rsid w:val="00E20BF2"/>
    <w:rsid w:val="00E20C61"/>
    <w:rsid w:val="00E2126D"/>
    <w:rsid w:val="00E21712"/>
    <w:rsid w:val="00E2190E"/>
    <w:rsid w:val="00E22E9D"/>
    <w:rsid w:val="00E23949"/>
    <w:rsid w:val="00E23F54"/>
    <w:rsid w:val="00E241C7"/>
    <w:rsid w:val="00E24FBC"/>
    <w:rsid w:val="00E25043"/>
    <w:rsid w:val="00E25357"/>
    <w:rsid w:val="00E257BE"/>
    <w:rsid w:val="00E259F1"/>
    <w:rsid w:val="00E25B6D"/>
    <w:rsid w:val="00E2678C"/>
    <w:rsid w:val="00E26D3C"/>
    <w:rsid w:val="00E26D78"/>
    <w:rsid w:val="00E2795F"/>
    <w:rsid w:val="00E30779"/>
    <w:rsid w:val="00E31475"/>
    <w:rsid w:val="00E31890"/>
    <w:rsid w:val="00E31F35"/>
    <w:rsid w:val="00E32C05"/>
    <w:rsid w:val="00E33304"/>
    <w:rsid w:val="00E3356D"/>
    <w:rsid w:val="00E33E1E"/>
    <w:rsid w:val="00E33F75"/>
    <w:rsid w:val="00E345E4"/>
    <w:rsid w:val="00E34AB2"/>
    <w:rsid w:val="00E34D9A"/>
    <w:rsid w:val="00E365BF"/>
    <w:rsid w:val="00E366AE"/>
    <w:rsid w:val="00E3677C"/>
    <w:rsid w:val="00E3752E"/>
    <w:rsid w:val="00E37557"/>
    <w:rsid w:val="00E377FA"/>
    <w:rsid w:val="00E4081B"/>
    <w:rsid w:val="00E40DC2"/>
    <w:rsid w:val="00E427B2"/>
    <w:rsid w:val="00E42C5F"/>
    <w:rsid w:val="00E43705"/>
    <w:rsid w:val="00E43725"/>
    <w:rsid w:val="00E43AD6"/>
    <w:rsid w:val="00E43BAA"/>
    <w:rsid w:val="00E4404B"/>
    <w:rsid w:val="00E45155"/>
    <w:rsid w:val="00E4597E"/>
    <w:rsid w:val="00E45B1F"/>
    <w:rsid w:val="00E45DA6"/>
    <w:rsid w:val="00E473E5"/>
    <w:rsid w:val="00E4797A"/>
    <w:rsid w:val="00E47A3A"/>
    <w:rsid w:val="00E50761"/>
    <w:rsid w:val="00E52901"/>
    <w:rsid w:val="00E534E9"/>
    <w:rsid w:val="00E53BB0"/>
    <w:rsid w:val="00E53C12"/>
    <w:rsid w:val="00E5466E"/>
    <w:rsid w:val="00E54A80"/>
    <w:rsid w:val="00E557CB"/>
    <w:rsid w:val="00E56378"/>
    <w:rsid w:val="00E5686E"/>
    <w:rsid w:val="00E57067"/>
    <w:rsid w:val="00E60700"/>
    <w:rsid w:val="00E60C04"/>
    <w:rsid w:val="00E611BA"/>
    <w:rsid w:val="00E61279"/>
    <w:rsid w:val="00E61309"/>
    <w:rsid w:val="00E613B5"/>
    <w:rsid w:val="00E61991"/>
    <w:rsid w:val="00E61CA1"/>
    <w:rsid w:val="00E629FD"/>
    <w:rsid w:val="00E62B19"/>
    <w:rsid w:val="00E6304A"/>
    <w:rsid w:val="00E63259"/>
    <w:rsid w:val="00E636ED"/>
    <w:rsid w:val="00E64120"/>
    <w:rsid w:val="00E64C22"/>
    <w:rsid w:val="00E64C61"/>
    <w:rsid w:val="00E662C3"/>
    <w:rsid w:val="00E67118"/>
    <w:rsid w:val="00E67C66"/>
    <w:rsid w:val="00E7006B"/>
    <w:rsid w:val="00E70D04"/>
    <w:rsid w:val="00E71085"/>
    <w:rsid w:val="00E7136D"/>
    <w:rsid w:val="00E7151D"/>
    <w:rsid w:val="00E72365"/>
    <w:rsid w:val="00E729CA"/>
    <w:rsid w:val="00E72B33"/>
    <w:rsid w:val="00E72BFA"/>
    <w:rsid w:val="00E731B2"/>
    <w:rsid w:val="00E74018"/>
    <w:rsid w:val="00E74094"/>
    <w:rsid w:val="00E748C5"/>
    <w:rsid w:val="00E753BF"/>
    <w:rsid w:val="00E758C6"/>
    <w:rsid w:val="00E802CE"/>
    <w:rsid w:val="00E8054D"/>
    <w:rsid w:val="00E80D0E"/>
    <w:rsid w:val="00E80DFE"/>
    <w:rsid w:val="00E81DAD"/>
    <w:rsid w:val="00E84136"/>
    <w:rsid w:val="00E85051"/>
    <w:rsid w:val="00E85A8C"/>
    <w:rsid w:val="00E906DA"/>
    <w:rsid w:val="00E9183C"/>
    <w:rsid w:val="00E92060"/>
    <w:rsid w:val="00E92794"/>
    <w:rsid w:val="00E93C98"/>
    <w:rsid w:val="00E9433B"/>
    <w:rsid w:val="00E94892"/>
    <w:rsid w:val="00E94B1F"/>
    <w:rsid w:val="00E94C83"/>
    <w:rsid w:val="00E9517D"/>
    <w:rsid w:val="00E95553"/>
    <w:rsid w:val="00E958C0"/>
    <w:rsid w:val="00E975D2"/>
    <w:rsid w:val="00E97AE8"/>
    <w:rsid w:val="00E97BA6"/>
    <w:rsid w:val="00E97EBD"/>
    <w:rsid w:val="00EA0D53"/>
    <w:rsid w:val="00EA129E"/>
    <w:rsid w:val="00EA25FE"/>
    <w:rsid w:val="00EA29DC"/>
    <w:rsid w:val="00EA3D36"/>
    <w:rsid w:val="00EA3D6C"/>
    <w:rsid w:val="00EA522E"/>
    <w:rsid w:val="00EA55AB"/>
    <w:rsid w:val="00EA5D0E"/>
    <w:rsid w:val="00EA657A"/>
    <w:rsid w:val="00EA6FA7"/>
    <w:rsid w:val="00EA71F9"/>
    <w:rsid w:val="00EA780B"/>
    <w:rsid w:val="00EB017F"/>
    <w:rsid w:val="00EB023C"/>
    <w:rsid w:val="00EB1256"/>
    <w:rsid w:val="00EB1F34"/>
    <w:rsid w:val="00EB29F3"/>
    <w:rsid w:val="00EB2ABA"/>
    <w:rsid w:val="00EB2F1D"/>
    <w:rsid w:val="00EB2FA1"/>
    <w:rsid w:val="00EB330B"/>
    <w:rsid w:val="00EB4DF8"/>
    <w:rsid w:val="00EB5242"/>
    <w:rsid w:val="00EB7007"/>
    <w:rsid w:val="00EB709C"/>
    <w:rsid w:val="00EB7722"/>
    <w:rsid w:val="00EC04D3"/>
    <w:rsid w:val="00EC10A0"/>
    <w:rsid w:val="00EC1110"/>
    <w:rsid w:val="00EC13B5"/>
    <w:rsid w:val="00EC2137"/>
    <w:rsid w:val="00EC31CE"/>
    <w:rsid w:val="00EC33D5"/>
    <w:rsid w:val="00EC4336"/>
    <w:rsid w:val="00EC45B9"/>
    <w:rsid w:val="00EC48AC"/>
    <w:rsid w:val="00EC515F"/>
    <w:rsid w:val="00EC5515"/>
    <w:rsid w:val="00EC5E2D"/>
    <w:rsid w:val="00EC5FDE"/>
    <w:rsid w:val="00EC6142"/>
    <w:rsid w:val="00EC6F42"/>
    <w:rsid w:val="00EC7EAF"/>
    <w:rsid w:val="00ED1180"/>
    <w:rsid w:val="00ED1458"/>
    <w:rsid w:val="00ED2BAF"/>
    <w:rsid w:val="00ED36FE"/>
    <w:rsid w:val="00ED3993"/>
    <w:rsid w:val="00ED43FF"/>
    <w:rsid w:val="00ED4918"/>
    <w:rsid w:val="00ED4CCB"/>
    <w:rsid w:val="00ED4FDD"/>
    <w:rsid w:val="00ED5E6E"/>
    <w:rsid w:val="00ED6867"/>
    <w:rsid w:val="00ED6B3A"/>
    <w:rsid w:val="00EE0109"/>
    <w:rsid w:val="00EE1878"/>
    <w:rsid w:val="00EE19C5"/>
    <w:rsid w:val="00EE1AF4"/>
    <w:rsid w:val="00EE1DE2"/>
    <w:rsid w:val="00EE2130"/>
    <w:rsid w:val="00EE275A"/>
    <w:rsid w:val="00EE3712"/>
    <w:rsid w:val="00EE3ED2"/>
    <w:rsid w:val="00EE4301"/>
    <w:rsid w:val="00EE48DA"/>
    <w:rsid w:val="00EE6243"/>
    <w:rsid w:val="00EE6975"/>
    <w:rsid w:val="00EF0BC0"/>
    <w:rsid w:val="00EF11A3"/>
    <w:rsid w:val="00EF1231"/>
    <w:rsid w:val="00EF12B2"/>
    <w:rsid w:val="00EF2009"/>
    <w:rsid w:val="00EF2F89"/>
    <w:rsid w:val="00EF3051"/>
    <w:rsid w:val="00EF3575"/>
    <w:rsid w:val="00EF3EFC"/>
    <w:rsid w:val="00EF4A51"/>
    <w:rsid w:val="00EF4F87"/>
    <w:rsid w:val="00EF6253"/>
    <w:rsid w:val="00EF6568"/>
    <w:rsid w:val="00EF77D4"/>
    <w:rsid w:val="00EF7876"/>
    <w:rsid w:val="00EF7C36"/>
    <w:rsid w:val="00EF7CAA"/>
    <w:rsid w:val="00F024D8"/>
    <w:rsid w:val="00F02905"/>
    <w:rsid w:val="00F04405"/>
    <w:rsid w:val="00F04534"/>
    <w:rsid w:val="00F04F8D"/>
    <w:rsid w:val="00F0564B"/>
    <w:rsid w:val="00F112EE"/>
    <w:rsid w:val="00F11C9D"/>
    <w:rsid w:val="00F13E2A"/>
    <w:rsid w:val="00F141AB"/>
    <w:rsid w:val="00F150C0"/>
    <w:rsid w:val="00F15461"/>
    <w:rsid w:val="00F15863"/>
    <w:rsid w:val="00F17091"/>
    <w:rsid w:val="00F2026F"/>
    <w:rsid w:val="00F204FF"/>
    <w:rsid w:val="00F2060F"/>
    <w:rsid w:val="00F21239"/>
    <w:rsid w:val="00F21AF8"/>
    <w:rsid w:val="00F21E46"/>
    <w:rsid w:val="00F229C8"/>
    <w:rsid w:val="00F23A8B"/>
    <w:rsid w:val="00F23E34"/>
    <w:rsid w:val="00F2544D"/>
    <w:rsid w:val="00F27D05"/>
    <w:rsid w:val="00F27D2A"/>
    <w:rsid w:val="00F307B0"/>
    <w:rsid w:val="00F308C6"/>
    <w:rsid w:val="00F30BFF"/>
    <w:rsid w:val="00F30FAD"/>
    <w:rsid w:val="00F31070"/>
    <w:rsid w:val="00F3168C"/>
    <w:rsid w:val="00F31B8F"/>
    <w:rsid w:val="00F3201D"/>
    <w:rsid w:val="00F32537"/>
    <w:rsid w:val="00F333DF"/>
    <w:rsid w:val="00F33B1B"/>
    <w:rsid w:val="00F34108"/>
    <w:rsid w:val="00F34B9A"/>
    <w:rsid w:val="00F35606"/>
    <w:rsid w:val="00F366D5"/>
    <w:rsid w:val="00F40FE0"/>
    <w:rsid w:val="00F42065"/>
    <w:rsid w:val="00F42B1D"/>
    <w:rsid w:val="00F42FAD"/>
    <w:rsid w:val="00F4616F"/>
    <w:rsid w:val="00F46501"/>
    <w:rsid w:val="00F4688E"/>
    <w:rsid w:val="00F46CE9"/>
    <w:rsid w:val="00F47980"/>
    <w:rsid w:val="00F47CA7"/>
    <w:rsid w:val="00F50988"/>
    <w:rsid w:val="00F50B86"/>
    <w:rsid w:val="00F50D54"/>
    <w:rsid w:val="00F5190F"/>
    <w:rsid w:val="00F51B99"/>
    <w:rsid w:val="00F52C9E"/>
    <w:rsid w:val="00F534BF"/>
    <w:rsid w:val="00F53943"/>
    <w:rsid w:val="00F546EA"/>
    <w:rsid w:val="00F54F07"/>
    <w:rsid w:val="00F55756"/>
    <w:rsid w:val="00F56276"/>
    <w:rsid w:val="00F56C3B"/>
    <w:rsid w:val="00F57473"/>
    <w:rsid w:val="00F575E5"/>
    <w:rsid w:val="00F60419"/>
    <w:rsid w:val="00F614DB"/>
    <w:rsid w:val="00F61F9A"/>
    <w:rsid w:val="00F624E8"/>
    <w:rsid w:val="00F6297C"/>
    <w:rsid w:val="00F62B38"/>
    <w:rsid w:val="00F62CDE"/>
    <w:rsid w:val="00F63F61"/>
    <w:rsid w:val="00F64E15"/>
    <w:rsid w:val="00F64FF5"/>
    <w:rsid w:val="00F65587"/>
    <w:rsid w:val="00F65D88"/>
    <w:rsid w:val="00F6666C"/>
    <w:rsid w:val="00F66808"/>
    <w:rsid w:val="00F67C32"/>
    <w:rsid w:val="00F71D8A"/>
    <w:rsid w:val="00F73082"/>
    <w:rsid w:val="00F7339B"/>
    <w:rsid w:val="00F74415"/>
    <w:rsid w:val="00F74C67"/>
    <w:rsid w:val="00F753C1"/>
    <w:rsid w:val="00F7710A"/>
    <w:rsid w:val="00F77275"/>
    <w:rsid w:val="00F80262"/>
    <w:rsid w:val="00F8056D"/>
    <w:rsid w:val="00F80850"/>
    <w:rsid w:val="00F83755"/>
    <w:rsid w:val="00F83792"/>
    <w:rsid w:val="00F844BE"/>
    <w:rsid w:val="00F8539E"/>
    <w:rsid w:val="00F85DF8"/>
    <w:rsid w:val="00F86AE8"/>
    <w:rsid w:val="00F9034A"/>
    <w:rsid w:val="00F9056A"/>
    <w:rsid w:val="00F907A8"/>
    <w:rsid w:val="00F91390"/>
    <w:rsid w:val="00F91570"/>
    <w:rsid w:val="00F91834"/>
    <w:rsid w:val="00F928D7"/>
    <w:rsid w:val="00F92F4D"/>
    <w:rsid w:val="00F93112"/>
    <w:rsid w:val="00F9374D"/>
    <w:rsid w:val="00F94E65"/>
    <w:rsid w:val="00F951EE"/>
    <w:rsid w:val="00F95650"/>
    <w:rsid w:val="00F96074"/>
    <w:rsid w:val="00F9793F"/>
    <w:rsid w:val="00FA1164"/>
    <w:rsid w:val="00FA2057"/>
    <w:rsid w:val="00FA20B8"/>
    <w:rsid w:val="00FA20FC"/>
    <w:rsid w:val="00FA2D06"/>
    <w:rsid w:val="00FA3948"/>
    <w:rsid w:val="00FA5671"/>
    <w:rsid w:val="00FA6B3A"/>
    <w:rsid w:val="00FA70A4"/>
    <w:rsid w:val="00FB0B2D"/>
    <w:rsid w:val="00FB15E5"/>
    <w:rsid w:val="00FB2A82"/>
    <w:rsid w:val="00FB4606"/>
    <w:rsid w:val="00FB49D4"/>
    <w:rsid w:val="00FB5091"/>
    <w:rsid w:val="00FB5E03"/>
    <w:rsid w:val="00FB6C02"/>
    <w:rsid w:val="00FC047E"/>
    <w:rsid w:val="00FC09F9"/>
    <w:rsid w:val="00FC0DD9"/>
    <w:rsid w:val="00FC2750"/>
    <w:rsid w:val="00FC2BFF"/>
    <w:rsid w:val="00FC4044"/>
    <w:rsid w:val="00FC58AE"/>
    <w:rsid w:val="00FC5A3B"/>
    <w:rsid w:val="00FC6AEB"/>
    <w:rsid w:val="00FC748E"/>
    <w:rsid w:val="00FD090C"/>
    <w:rsid w:val="00FD2552"/>
    <w:rsid w:val="00FD317B"/>
    <w:rsid w:val="00FD3447"/>
    <w:rsid w:val="00FD34E4"/>
    <w:rsid w:val="00FD36C6"/>
    <w:rsid w:val="00FD3913"/>
    <w:rsid w:val="00FD4A5A"/>
    <w:rsid w:val="00FD4FE8"/>
    <w:rsid w:val="00FD5D73"/>
    <w:rsid w:val="00FD65F3"/>
    <w:rsid w:val="00FD698A"/>
    <w:rsid w:val="00FD6CF2"/>
    <w:rsid w:val="00FD7626"/>
    <w:rsid w:val="00FE091A"/>
    <w:rsid w:val="00FE0C59"/>
    <w:rsid w:val="00FE258B"/>
    <w:rsid w:val="00FE2C35"/>
    <w:rsid w:val="00FE38B6"/>
    <w:rsid w:val="00FE3A1D"/>
    <w:rsid w:val="00FE43D9"/>
    <w:rsid w:val="00FE4424"/>
    <w:rsid w:val="00FE49D0"/>
    <w:rsid w:val="00FE4C89"/>
    <w:rsid w:val="00FE4F40"/>
    <w:rsid w:val="00FE4F6C"/>
    <w:rsid w:val="00FE5C35"/>
    <w:rsid w:val="00FE6387"/>
    <w:rsid w:val="00FE6934"/>
    <w:rsid w:val="00FE7798"/>
    <w:rsid w:val="00FF02E9"/>
    <w:rsid w:val="00FF0365"/>
    <w:rsid w:val="00FF0D73"/>
    <w:rsid w:val="00FF0DD9"/>
    <w:rsid w:val="00FF1F32"/>
    <w:rsid w:val="00FF2ED9"/>
    <w:rsid w:val="00FF32FF"/>
    <w:rsid w:val="00FF34E1"/>
    <w:rsid w:val="00FF4BA4"/>
    <w:rsid w:val="00FF53FE"/>
    <w:rsid w:val="00FF56B2"/>
    <w:rsid w:val="00FF6244"/>
    <w:rsid w:val="00FF6B5C"/>
    <w:rsid w:val="00FF7AD9"/>
    <w:rsid w:val="00FF7BB2"/>
    <w:rsid w:val="0113F6B2"/>
    <w:rsid w:val="0236CF97"/>
    <w:rsid w:val="023CEE82"/>
    <w:rsid w:val="026D47A5"/>
    <w:rsid w:val="044AEE1F"/>
    <w:rsid w:val="048E04A2"/>
    <w:rsid w:val="04ACFB99"/>
    <w:rsid w:val="04E5F7A8"/>
    <w:rsid w:val="0503DC87"/>
    <w:rsid w:val="05AD24A0"/>
    <w:rsid w:val="07602BD9"/>
    <w:rsid w:val="07E56DD8"/>
    <w:rsid w:val="0910E996"/>
    <w:rsid w:val="0AA8D91E"/>
    <w:rsid w:val="0AF7540F"/>
    <w:rsid w:val="0BBBE299"/>
    <w:rsid w:val="0C0D6A10"/>
    <w:rsid w:val="0C1E6890"/>
    <w:rsid w:val="0C384C25"/>
    <w:rsid w:val="0CA59AD9"/>
    <w:rsid w:val="0D2846EC"/>
    <w:rsid w:val="0D3C6798"/>
    <w:rsid w:val="0D767073"/>
    <w:rsid w:val="0F2F994A"/>
    <w:rsid w:val="0FB6107C"/>
    <w:rsid w:val="1083452C"/>
    <w:rsid w:val="10F7A77F"/>
    <w:rsid w:val="113C634E"/>
    <w:rsid w:val="124F85CD"/>
    <w:rsid w:val="132AABDF"/>
    <w:rsid w:val="136D01A3"/>
    <w:rsid w:val="13B7B003"/>
    <w:rsid w:val="1463D50D"/>
    <w:rsid w:val="147BDCC0"/>
    <w:rsid w:val="150D4CEF"/>
    <w:rsid w:val="16D26BC0"/>
    <w:rsid w:val="172E5E5C"/>
    <w:rsid w:val="1806E74A"/>
    <w:rsid w:val="1956B1FC"/>
    <w:rsid w:val="19B46250"/>
    <w:rsid w:val="19ECD02E"/>
    <w:rsid w:val="1A98755A"/>
    <w:rsid w:val="1AD765AB"/>
    <w:rsid w:val="1AE73055"/>
    <w:rsid w:val="1B2BC890"/>
    <w:rsid w:val="1BAEBC83"/>
    <w:rsid w:val="1C086BB7"/>
    <w:rsid w:val="1C24AAD3"/>
    <w:rsid w:val="1E13F9A8"/>
    <w:rsid w:val="1E753EC6"/>
    <w:rsid w:val="1EB064BD"/>
    <w:rsid w:val="1EE996E8"/>
    <w:rsid w:val="1F6FFD4A"/>
    <w:rsid w:val="1FD2B5A9"/>
    <w:rsid w:val="1FDF2AC3"/>
    <w:rsid w:val="20ABAF7F"/>
    <w:rsid w:val="216DF2F2"/>
    <w:rsid w:val="220960D2"/>
    <w:rsid w:val="222A8FAF"/>
    <w:rsid w:val="232B2B36"/>
    <w:rsid w:val="23330145"/>
    <w:rsid w:val="240FF4FA"/>
    <w:rsid w:val="246CB62A"/>
    <w:rsid w:val="2489F6C0"/>
    <w:rsid w:val="26F1F9CE"/>
    <w:rsid w:val="272AC116"/>
    <w:rsid w:val="2961E890"/>
    <w:rsid w:val="29D248ED"/>
    <w:rsid w:val="2A8F77F3"/>
    <w:rsid w:val="2B36837E"/>
    <w:rsid w:val="2C038BB4"/>
    <w:rsid w:val="2C0A49A8"/>
    <w:rsid w:val="2C130B67"/>
    <w:rsid w:val="2D5EE6F6"/>
    <w:rsid w:val="2E126A9D"/>
    <w:rsid w:val="2F51FE30"/>
    <w:rsid w:val="2F6453FD"/>
    <w:rsid w:val="2F82086F"/>
    <w:rsid w:val="3062CB97"/>
    <w:rsid w:val="31CBB90B"/>
    <w:rsid w:val="323907C2"/>
    <w:rsid w:val="348953FF"/>
    <w:rsid w:val="3549FD6C"/>
    <w:rsid w:val="35D9DE47"/>
    <w:rsid w:val="3659BC9E"/>
    <w:rsid w:val="368EAF96"/>
    <w:rsid w:val="36937D1E"/>
    <w:rsid w:val="36FF04B4"/>
    <w:rsid w:val="3861F791"/>
    <w:rsid w:val="39751011"/>
    <w:rsid w:val="398C9C44"/>
    <w:rsid w:val="39DF3AB6"/>
    <w:rsid w:val="3A4C908F"/>
    <w:rsid w:val="3A50E347"/>
    <w:rsid w:val="3ADD9176"/>
    <w:rsid w:val="3B65B594"/>
    <w:rsid w:val="3BFA2CA5"/>
    <w:rsid w:val="3DB7EFA6"/>
    <w:rsid w:val="3E4268B9"/>
    <w:rsid w:val="3E91AB6C"/>
    <w:rsid w:val="3F9EB33B"/>
    <w:rsid w:val="3FAF5424"/>
    <w:rsid w:val="3FC8D6D8"/>
    <w:rsid w:val="40B03D7D"/>
    <w:rsid w:val="41459A34"/>
    <w:rsid w:val="41F952E4"/>
    <w:rsid w:val="425DFFBD"/>
    <w:rsid w:val="4295790A"/>
    <w:rsid w:val="429BBF2B"/>
    <w:rsid w:val="42CC606A"/>
    <w:rsid w:val="43230D8F"/>
    <w:rsid w:val="43578F73"/>
    <w:rsid w:val="441458B8"/>
    <w:rsid w:val="448BA97E"/>
    <w:rsid w:val="458EC46A"/>
    <w:rsid w:val="45C00625"/>
    <w:rsid w:val="467A6DF1"/>
    <w:rsid w:val="4743B7FA"/>
    <w:rsid w:val="48315DE1"/>
    <w:rsid w:val="485D801F"/>
    <w:rsid w:val="486D958F"/>
    <w:rsid w:val="48987414"/>
    <w:rsid w:val="48F6B7D7"/>
    <w:rsid w:val="49C1DE54"/>
    <w:rsid w:val="49F58816"/>
    <w:rsid w:val="4AB79685"/>
    <w:rsid w:val="4B029E1F"/>
    <w:rsid w:val="4DD53811"/>
    <w:rsid w:val="4E714E09"/>
    <w:rsid w:val="4E73F6EA"/>
    <w:rsid w:val="4E8A3912"/>
    <w:rsid w:val="4EBF3528"/>
    <w:rsid w:val="4ED3D6E2"/>
    <w:rsid w:val="4ED55617"/>
    <w:rsid w:val="4F038F16"/>
    <w:rsid w:val="4F5396B6"/>
    <w:rsid w:val="51BECBE1"/>
    <w:rsid w:val="532016BC"/>
    <w:rsid w:val="532828C8"/>
    <w:rsid w:val="533DD274"/>
    <w:rsid w:val="539AD409"/>
    <w:rsid w:val="5448FC2B"/>
    <w:rsid w:val="551B1A20"/>
    <w:rsid w:val="55BE0C65"/>
    <w:rsid w:val="57568FB5"/>
    <w:rsid w:val="57E98670"/>
    <w:rsid w:val="58DDC18D"/>
    <w:rsid w:val="5987360D"/>
    <w:rsid w:val="59DFB84A"/>
    <w:rsid w:val="5A7F32B5"/>
    <w:rsid w:val="5AADDC8D"/>
    <w:rsid w:val="5AE60234"/>
    <w:rsid w:val="5AEEDC36"/>
    <w:rsid w:val="5C02A039"/>
    <w:rsid w:val="5C8F91EC"/>
    <w:rsid w:val="5CB5A66C"/>
    <w:rsid w:val="5D2FB0D0"/>
    <w:rsid w:val="5E334D3C"/>
    <w:rsid w:val="5E662836"/>
    <w:rsid w:val="5F67880E"/>
    <w:rsid w:val="5F8141F2"/>
    <w:rsid w:val="5FE7F766"/>
    <w:rsid w:val="60B35345"/>
    <w:rsid w:val="60C7150E"/>
    <w:rsid w:val="61ADF3C9"/>
    <w:rsid w:val="6261771E"/>
    <w:rsid w:val="632203C0"/>
    <w:rsid w:val="6337C40D"/>
    <w:rsid w:val="63E4B709"/>
    <w:rsid w:val="64E99557"/>
    <w:rsid w:val="650CFCD0"/>
    <w:rsid w:val="65FF96B2"/>
    <w:rsid w:val="6612410D"/>
    <w:rsid w:val="667269E3"/>
    <w:rsid w:val="66B7616F"/>
    <w:rsid w:val="66C0229E"/>
    <w:rsid w:val="67449C49"/>
    <w:rsid w:val="682462E5"/>
    <w:rsid w:val="68378F63"/>
    <w:rsid w:val="68552C8E"/>
    <w:rsid w:val="68B38465"/>
    <w:rsid w:val="68CC3B81"/>
    <w:rsid w:val="695D0A1C"/>
    <w:rsid w:val="69D4C35E"/>
    <w:rsid w:val="69DF8DC1"/>
    <w:rsid w:val="6A6488D4"/>
    <w:rsid w:val="6AE6C538"/>
    <w:rsid w:val="6B26EA01"/>
    <w:rsid w:val="6BB424FB"/>
    <w:rsid w:val="6C800A1F"/>
    <w:rsid w:val="6DDA8B5A"/>
    <w:rsid w:val="6DE0D80D"/>
    <w:rsid w:val="6E6103A6"/>
    <w:rsid w:val="6EA61124"/>
    <w:rsid w:val="6F51E6B7"/>
    <w:rsid w:val="6F706C42"/>
    <w:rsid w:val="6FD7082F"/>
    <w:rsid w:val="6FF13893"/>
    <w:rsid w:val="711A6E7F"/>
    <w:rsid w:val="712B8976"/>
    <w:rsid w:val="71764880"/>
    <w:rsid w:val="723FF17F"/>
    <w:rsid w:val="72CA1175"/>
    <w:rsid w:val="7400089B"/>
    <w:rsid w:val="74575168"/>
    <w:rsid w:val="74C52AE8"/>
    <w:rsid w:val="75D02F9E"/>
    <w:rsid w:val="7626080D"/>
    <w:rsid w:val="77BAA0F7"/>
    <w:rsid w:val="77BF159A"/>
    <w:rsid w:val="78D68CE3"/>
    <w:rsid w:val="78DB1968"/>
    <w:rsid w:val="78F7B137"/>
    <w:rsid w:val="793C2985"/>
    <w:rsid w:val="79944BF6"/>
    <w:rsid w:val="7A86B32F"/>
    <w:rsid w:val="7B7F1E3D"/>
    <w:rsid w:val="7C908A89"/>
    <w:rsid w:val="7D524668"/>
    <w:rsid w:val="7D685814"/>
    <w:rsid w:val="7E925CFB"/>
    <w:rsid w:val="7EB9D66A"/>
    <w:rsid w:val="7EBB8E75"/>
    <w:rsid w:val="7EF18724"/>
    <w:rsid w:val="7F6882B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E0CF"/>
  <w15:chartTrackingRefBased/>
  <w15:docId w15:val="{09B4D130-807D-43C6-BFBD-4677FB4DB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grafodaLista"/>
    <w:next w:val="Normal"/>
    <w:link w:val="Ttulo1Char"/>
    <w:uiPriority w:val="9"/>
    <w:qFormat/>
    <w:rsid w:val="00B24494"/>
    <w:pPr>
      <w:numPr>
        <w:numId w:val="21"/>
      </w:numPr>
      <w:tabs>
        <w:tab w:val="left" w:pos="284"/>
      </w:tabs>
      <w:spacing w:after="120" w:line="290" w:lineRule="exact"/>
      <w:ind w:left="284" w:hanging="284"/>
      <w:contextualSpacing w:val="0"/>
      <w:jc w:val="both"/>
      <w:outlineLvl w:val="0"/>
    </w:pPr>
    <w:rPr>
      <w:rFonts w:ascii="Times New Roman" w:hAnsi="Times New Roman" w:cs="Times New Roman"/>
      <w:b/>
      <w:bCs/>
      <w:sz w:val="24"/>
      <w:szCs w:val="24"/>
    </w:rPr>
  </w:style>
  <w:style w:type="paragraph" w:styleId="Ttulo2">
    <w:name w:val="heading 2"/>
    <w:basedOn w:val="PargrafodaLista"/>
    <w:next w:val="Normal"/>
    <w:link w:val="Ttulo2Char"/>
    <w:uiPriority w:val="9"/>
    <w:unhideWhenUsed/>
    <w:qFormat/>
    <w:rsid w:val="00154419"/>
    <w:pPr>
      <w:numPr>
        <w:ilvl w:val="1"/>
        <w:numId w:val="21"/>
      </w:numPr>
      <w:spacing w:after="120" w:line="290" w:lineRule="exact"/>
      <w:ind w:left="426" w:hanging="426"/>
      <w:jc w:val="both"/>
      <w:outlineLvl w:val="1"/>
    </w:pPr>
    <w:rPr>
      <w:rFonts w:ascii="Times New Roman" w:hAnsi="Times New Roman" w:cs="Times New Roman"/>
      <w:b/>
      <w:bCs/>
      <w:sz w:val="24"/>
      <w:szCs w:val="24"/>
    </w:rPr>
  </w:style>
  <w:style w:type="paragraph" w:styleId="Ttulo3">
    <w:name w:val="heading 3"/>
    <w:basedOn w:val="PargrafodaLista"/>
    <w:next w:val="Normal"/>
    <w:link w:val="Ttulo3Char"/>
    <w:uiPriority w:val="9"/>
    <w:unhideWhenUsed/>
    <w:qFormat/>
    <w:rsid w:val="002029A8"/>
    <w:pPr>
      <w:numPr>
        <w:ilvl w:val="2"/>
        <w:numId w:val="21"/>
      </w:numPr>
      <w:outlineLvl w:val="2"/>
    </w:pPr>
    <w:rPr>
      <w:rFonts w:ascii="Times New Roman" w:hAnsi="Times New Roman" w:cs="Times New Roman"/>
      <w:i/>
      <w:iCs/>
      <w:sz w:val="24"/>
      <w:szCs w:val="24"/>
    </w:rPr>
  </w:style>
  <w:style w:type="paragraph" w:styleId="Ttulo4">
    <w:name w:val="heading 4"/>
    <w:basedOn w:val="Normal"/>
    <w:next w:val="Normal"/>
    <w:link w:val="Ttulo4Char"/>
    <w:uiPriority w:val="9"/>
    <w:semiHidden/>
    <w:unhideWhenUsed/>
    <w:qFormat/>
    <w:rsid w:val="00DD0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0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0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0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0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0A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4494"/>
    <w:rPr>
      <w:rFonts w:ascii="Times New Roman" w:hAnsi="Times New Roman" w:cs="Times New Roman"/>
      <w:b/>
      <w:bCs/>
      <w:sz w:val="24"/>
      <w:szCs w:val="24"/>
    </w:rPr>
  </w:style>
  <w:style w:type="character" w:customStyle="1" w:styleId="Ttulo2Char">
    <w:name w:val="Título 2 Char"/>
    <w:basedOn w:val="Fontepargpadro"/>
    <w:link w:val="Ttulo2"/>
    <w:uiPriority w:val="9"/>
    <w:rsid w:val="00154419"/>
    <w:rPr>
      <w:rFonts w:ascii="Times New Roman" w:hAnsi="Times New Roman" w:cs="Times New Roman"/>
      <w:b/>
      <w:bCs/>
      <w:sz w:val="24"/>
      <w:szCs w:val="24"/>
    </w:rPr>
  </w:style>
  <w:style w:type="character" w:customStyle="1" w:styleId="Ttulo3Char">
    <w:name w:val="Título 3 Char"/>
    <w:basedOn w:val="Fontepargpadro"/>
    <w:link w:val="Ttulo3"/>
    <w:uiPriority w:val="9"/>
    <w:rsid w:val="002029A8"/>
    <w:rPr>
      <w:rFonts w:ascii="Times New Roman" w:hAnsi="Times New Roman" w:cs="Times New Roman"/>
      <w:i/>
      <w:iCs/>
      <w:sz w:val="24"/>
      <w:szCs w:val="24"/>
    </w:rPr>
  </w:style>
  <w:style w:type="character" w:customStyle="1" w:styleId="Ttulo4Char">
    <w:name w:val="Título 4 Char"/>
    <w:basedOn w:val="Fontepargpadro"/>
    <w:link w:val="Ttulo4"/>
    <w:uiPriority w:val="9"/>
    <w:semiHidden/>
    <w:rsid w:val="00DD0A1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0A1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0A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0A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0A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0A11"/>
    <w:rPr>
      <w:rFonts w:eastAsiaTheme="majorEastAsia" w:cstheme="majorBidi"/>
      <w:color w:val="272727" w:themeColor="text1" w:themeTint="D8"/>
    </w:rPr>
  </w:style>
  <w:style w:type="paragraph" w:styleId="Ttulo">
    <w:name w:val="Title"/>
    <w:basedOn w:val="Normal"/>
    <w:next w:val="Normal"/>
    <w:link w:val="TtuloChar"/>
    <w:uiPriority w:val="10"/>
    <w:qFormat/>
    <w:rsid w:val="00DD0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0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0A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0A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0A11"/>
    <w:pPr>
      <w:spacing w:before="160"/>
      <w:jc w:val="center"/>
    </w:pPr>
    <w:rPr>
      <w:i/>
      <w:iCs/>
      <w:color w:val="404040" w:themeColor="text1" w:themeTint="BF"/>
    </w:rPr>
  </w:style>
  <w:style w:type="character" w:customStyle="1" w:styleId="CitaoChar">
    <w:name w:val="Citação Char"/>
    <w:basedOn w:val="Fontepargpadro"/>
    <w:link w:val="Citao"/>
    <w:uiPriority w:val="29"/>
    <w:rsid w:val="00DD0A11"/>
    <w:rPr>
      <w:i/>
      <w:iCs/>
      <w:color w:val="404040" w:themeColor="text1" w:themeTint="BF"/>
    </w:rPr>
  </w:style>
  <w:style w:type="paragraph" w:styleId="PargrafodaLista">
    <w:name w:val="List Paragraph"/>
    <w:basedOn w:val="Normal"/>
    <w:uiPriority w:val="34"/>
    <w:qFormat/>
    <w:rsid w:val="00DD0A11"/>
    <w:pPr>
      <w:ind w:left="720"/>
      <w:contextualSpacing/>
    </w:pPr>
  </w:style>
  <w:style w:type="character" w:styleId="nfaseIntensa">
    <w:name w:val="Intense Emphasis"/>
    <w:basedOn w:val="Fontepargpadro"/>
    <w:uiPriority w:val="21"/>
    <w:qFormat/>
    <w:rsid w:val="00DD0A11"/>
    <w:rPr>
      <w:i/>
      <w:iCs/>
      <w:color w:val="0F4761" w:themeColor="accent1" w:themeShade="BF"/>
    </w:rPr>
  </w:style>
  <w:style w:type="paragraph" w:styleId="CitaoIntensa">
    <w:name w:val="Intense Quote"/>
    <w:basedOn w:val="Normal"/>
    <w:next w:val="Normal"/>
    <w:link w:val="CitaoIntensaChar"/>
    <w:uiPriority w:val="30"/>
    <w:qFormat/>
    <w:rsid w:val="00DD0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0A11"/>
    <w:rPr>
      <w:i/>
      <w:iCs/>
      <w:color w:val="0F4761" w:themeColor="accent1" w:themeShade="BF"/>
    </w:rPr>
  </w:style>
  <w:style w:type="character" w:styleId="RefernciaIntensa">
    <w:name w:val="Intense Reference"/>
    <w:basedOn w:val="Fontepargpadro"/>
    <w:uiPriority w:val="32"/>
    <w:qFormat/>
    <w:rsid w:val="00DD0A11"/>
    <w:rPr>
      <w:b/>
      <w:bCs/>
      <w:smallCaps/>
      <w:color w:val="0F4761" w:themeColor="accent1" w:themeShade="BF"/>
      <w:spacing w:val="5"/>
    </w:rPr>
  </w:style>
  <w:style w:type="paragraph" w:styleId="Cabealho">
    <w:name w:val="header"/>
    <w:basedOn w:val="Normal"/>
    <w:link w:val="CabealhoChar"/>
    <w:uiPriority w:val="99"/>
    <w:unhideWhenUsed/>
    <w:rsid w:val="00947A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7AB8"/>
  </w:style>
  <w:style w:type="paragraph" w:styleId="Rodap">
    <w:name w:val="footer"/>
    <w:basedOn w:val="Normal"/>
    <w:link w:val="RodapChar"/>
    <w:uiPriority w:val="99"/>
    <w:unhideWhenUsed/>
    <w:rsid w:val="00947AB8"/>
    <w:pPr>
      <w:tabs>
        <w:tab w:val="center" w:pos="4252"/>
        <w:tab w:val="right" w:pos="8504"/>
      </w:tabs>
      <w:spacing w:after="0" w:line="240" w:lineRule="auto"/>
    </w:pPr>
  </w:style>
  <w:style w:type="character" w:customStyle="1" w:styleId="RodapChar">
    <w:name w:val="Rodapé Char"/>
    <w:basedOn w:val="Fontepargpadro"/>
    <w:link w:val="Rodap"/>
    <w:uiPriority w:val="99"/>
    <w:rsid w:val="00947AB8"/>
  </w:style>
  <w:style w:type="paragraph" w:styleId="NormalWeb">
    <w:name w:val="Normal (Web)"/>
    <w:basedOn w:val="Normal"/>
    <w:uiPriority w:val="99"/>
    <w:semiHidden/>
    <w:unhideWhenUsed/>
    <w:rsid w:val="00245626"/>
    <w:rPr>
      <w:rFonts w:ascii="Times New Roman" w:hAnsi="Times New Roman" w:cs="Times New Roman"/>
      <w:sz w:val="24"/>
      <w:szCs w:val="24"/>
    </w:rPr>
  </w:style>
  <w:style w:type="paragraph" w:styleId="Textodenotaderodap">
    <w:name w:val="footnote text"/>
    <w:basedOn w:val="Normal"/>
    <w:link w:val="TextodenotaderodapChar"/>
    <w:uiPriority w:val="99"/>
    <w:unhideWhenUsed/>
    <w:rsid w:val="00DF7D58"/>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DF7D58"/>
    <w:rPr>
      <w:sz w:val="20"/>
      <w:szCs w:val="20"/>
    </w:rPr>
  </w:style>
  <w:style w:type="character" w:styleId="Refdenotaderodap">
    <w:name w:val="footnote reference"/>
    <w:basedOn w:val="Fontepargpadro"/>
    <w:uiPriority w:val="99"/>
    <w:semiHidden/>
    <w:unhideWhenUsed/>
    <w:rsid w:val="00DF7D58"/>
    <w:rPr>
      <w:vertAlign w:val="superscript"/>
    </w:rPr>
  </w:style>
  <w:style w:type="character" w:styleId="Hyperlink">
    <w:name w:val="Hyperlink"/>
    <w:basedOn w:val="Fontepargpadro"/>
    <w:uiPriority w:val="99"/>
    <w:unhideWhenUsed/>
    <w:rsid w:val="002D71FB"/>
    <w:rPr>
      <w:color w:val="467886" w:themeColor="hyperlink"/>
      <w:u w:val="single"/>
    </w:rPr>
  </w:style>
  <w:style w:type="character" w:customStyle="1" w:styleId="MenoPendente1">
    <w:name w:val="Menção Pendente1"/>
    <w:basedOn w:val="Fontepargpadro"/>
    <w:uiPriority w:val="99"/>
    <w:semiHidden/>
    <w:unhideWhenUsed/>
    <w:rsid w:val="002D71FB"/>
    <w:rPr>
      <w:color w:val="605E5C"/>
      <w:shd w:val="clear" w:color="auto" w:fill="E1DFDD"/>
    </w:rPr>
  </w:style>
  <w:style w:type="paragraph" w:styleId="Reviso">
    <w:name w:val="Revision"/>
    <w:hidden/>
    <w:uiPriority w:val="99"/>
    <w:semiHidden/>
    <w:rsid w:val="00795042"/>
    <w:pPr>
      <w:spacing w:after="0" w:line="240" w:lineRule="auto"/>
    </w:pPr>
  </w:style>
  <w:style w:type="paragraph" w:customStyle="1" w:styleId="dou-paragraph">
    <w:name w:val="dou-paragraph"/>
    <w:basedOn w:val="Normal"/>
    <w:rsid w:val="00345CC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Refdecomentrio">
    <w:name w:val="annotation reference"/>
    <w:basedOn w:val="Fontepargpadro"/>
    <w:uiPriority w:val="99"/>
    <w:semiHidden/>
    <w:unhideWhenUsed/>
    <w:rsid w:val="00EF0BC0"/>
    <w:rPr>
      <w:sz w:val="16"/>
      <w:szCs w:val="16"/>
    </w:rPr>
  </w:style>
  <w:style w:type="paragraph" w:styleId="Textodecomentrio">
    <w:name w:val="annotation text"/>
    <w:basedOn w:val="Normal"/>
    <w:link w:val="TextodecomentrioChar"/>
    <w:uiPriority w:val="99"/>
    <w:unhideWhenUsed/>
    <w:rsid w:val="00EF0BC0"/>
    <w:pPr>
      <w:spacing w:line="240" w:lineRule="auto"/>
    </w:pPr>
    <w:rPr>
      <w:sz w:val="20"/>
      <w:szCs w:val="20"/>
    </w:rPr>
  </w:style>
  <w:style w:type="character" w:customStyle="1" w:styleId="TextodecomentrioChar">
    <w:name w:val="Texto de comentário Char"/>
    <w:basedOn w:val="Fontepargpadro"/>
    <w:link w:val="Textodecomentrio"/>
    <w:uiPriority w:val="99"/>
    <w:rsid w:val="00EF0BC0"/>
    <w:rPr>
      <w:sz w:val="20"/>
      <w:szCs w:val="20"/>
    </w:rPr>
  </w:style>
  <w:style w:type="paragraph" w:styleId="Assuntodocomentrio">
    <w:name w:val="annotation subject"/>
    <w:basedOn w:val="Textodecomentrio"/>
    <w:next w:val="Textodecomentrio"/>
    <w:link w:val="AssuntodocomentrioChar"/>
    <w:uiPriority w:val="99"/>
    <w:semiHidden/>
    <w:unhideWhenUsed/>
    <w:rsid w:val="00EF0BC0"/>
    <w:rPr>
      <w:b/>
      <w:bCs/>
    </w:rPr>
  </w:style>
  <w:style w:type="character" w:customStyle="1" w:styleId="AssuntodocomentrioChar">
    <w:name w:val="Assunto do comentário Char"/>
    <w:basedOn w:val="TextodecomentrioChar"/>
    <w:link w:val="Assuntodocomentrio"/>
    <w:uiPriority w:val="99"/>
    <w:semiHidden/>
    <w:rsid w:val="00EF0BC0"/>
    <w:rPr>
      <w:b/>
      <w:bCs/>
      <w:sz w:val="20"/>
      <w:szCs w:val="20"/>
    </w:rPr>
  </w:style>
  <w:style w:type="table" w:styleId="Tabelacomgrade">
    <w:name w:val="Table Grid"/>
    <w:basedOn w:val="Tabelanormal"/>
    <w:uiPriority w:val="39"/>
    <w:rsid w:val="007B2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632FA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FA9"/>
    <w:rPr>
      <w:rFonts w:ascii="Segoe UI" w:hAnsi="Segoe UI" w:cs="Segoe UI"/>
      <w:sz w:val="18"/>
      <w:szCs w:val="18"/>
    </w:rPr>
  </w:style>
  <w:style w:type="character" w:customStyle="1" w:styleId="gi">
    <w:name w:val="gi"/>
    <w:basedOn w:val="Fontepargpadro"/>
    <w:rsid w:val="004C6D4F"/>
  </w:style>
  <w:style w:type="character" w:styleId="MenoPendente">
    <w:name w:val="Unresolved Mention"/>
    <w:basedOn w:val="Fontepargpadro"/>
    <w:uiPriority w:val="99"/>
    <w:semiHidden/>
    <w:unhideWhenUsed/>
    <w:rsid w:val="00D16FCB"/>
    <w:rPr>
      <w:color w:val="605E5C"/>
      <w:shd w:val="clear" w:color="auto" w:fill="E1DFDD"/>
    </w:rPr>
  </w:style>
  <w:style w:type="paragraph" w:styleId="Legenda">
    <w:name w:val="caption"/>
    <w:basedOn w:val="Normal"/>
    <w:next w:val="Normal"/>
    <w:uiPriority w:val="35"/>
    <w:unhideWhenUsed/>
    <w:qFormat/>
    <w:rsid w:val="009C61F1"/>
    <w:pPr>
      <w:spacing w:after="120" w:line="290" w:lineRule="exact"/>
      <w:jc w:val="both"/>
    </w:pPr>
    <w:rPr>
      <w:rFonts w:ascii="Times New Roman" w:eastAsiaTheme="minorEastAsia" w:hAnsi="Times New Roman" w:cs="Times New Roman"/>
      <w:b/>
      <w:bCs/>
      <w:sz w:val="24"/>
      <w:szCs w:val="24"/>
    </w:rPr>
  </w:style>
  <w:style w:type="character" w:styleId="HiperlinkVisitado">
    <w:name w:val="FollowedHyperlink"/>
    <w:basedOn w:val="Fontepargpadro"/>
    <w:uiPriority w:val="99"/>
    <w:semiHidden/>
    <w:unhideWhenUsed/>
    <w:rsid w:val="006D34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62757">
      <w:bodyDiv w:val="1"/>
      <w:marLeft w:val="0"/>
      <w:marRight w:val="0"/>
      <w:marTop w:val="0"/>
      <w:marBottom w:val="0"/>
      <w:divBdr>
        <w:top w:val="none" w:sz="0" w:space="0" w:color="auto"/>
        <w:left w:val="none" w:sz="0" w:space="0" w:color="auto"/>
        <w:bottom w:val="none" w:sz="0" w:space="0" w:color="auto"/>
        <w:right w:val="none" w:sz="0" w:space="0" w:color="auto"/>
      </w:divBdr>
    </w:div>
    <w:div w:id="144905725">
      <w:bodyDiv w:val="1"/>
      <w:marLeft w:val="0"/>
      <w:marRight w:val="0"/>
      <w:marTop w:val="0"/>
      <w:marBottom w:val="0"/>
      <w:divBdr>
        <w:top w:val="none" w:sz="0" w:space="0" w:color="auto"/>
        <w:left w:val="none" w:sz="0" w:space="0" w:color="auto"/>
        <w:bottom w:val="none" w:sz="0" w:space="0" w:color="auto"/>
        <w:right w:val="none" w:sz="0" w:space="0" w:color="auto"/>
      </w:divBdr>
      <w:divsChild>
        <w:div w:id="713775444">
          <w:marLeft w:val="124"/>
          <w:marRight w:val="0"/>
          <w:marTop w:val="0"/>
          <w:marBottom w:val="0"/>
          <w:divBdr>
            <w:top w:val="none" w:sz="0" w:space="0" w:color="auto"/>
            <w:left w:val="none" w:sz="0" w:space="0" w:color="auto"/>
            <w:bottom w:val="none" w:sz="0" w:space="0" w:color="auto"/>
            <w:right w:val="none" w:sz="0" w:space="0" w:color="auto"/>
          </w:divBdr>
        </w:div>
      </w:divsChild>
    </w:div>
    <w:div w:id="551579333">
      <w:bodyDiv w:val="1"/>
      <w:marLeft w:val="0"/>
      <w:marRight w:val="0"/>
      <w:marTop w:val="0"/>
      <w:marBottom w:val="0"/>
      <w:divBdr>
        <w:top w:val="none" w:sz="0" w:space="0" w:color="auto"/>
        <w:left w:val="none" w:sz="0" w:space="0" w:color="auto"/>
        <w:bottom w:val="none" w:sz="0" w:space="0" w:color="auto"/>
        <w:right w:val="none" w:sz="0" w:space="0" w:color="auto"/>
      </w:divBdr>
    </w:div>
    <w:div w:id="766080836">
      <w:bodyDiv w:val="1"/>
      <w:marLeft w:val="0"/>
      <w:marRight w:val="0"/>
      <w:marTop w:val="0"/>
      <w:marBottom w:val="0"/>
      <w:divBdr>
        <w:top w:val="none" w:sz="0" w:space="0" w:color="auto"/>
        <w:left w:val="none" w:sz="0" w:space="0" w:color="auto"/>
        <w:bottom w:val="none" w:sz="0" w:space="0" w:color="auto"/>
        <w:right w:val="none" w:sz="0" w:space="0" w:color="auto"/>
      </w:divBdr>
    </w:div>
    <w:div w:id="817455064">
      <w:bodyDiv w:val="1"/>
      <w:marLeft w:val="0"/>
      <w:marRight w:val="0"/>
      <w:marTop w:val="0"/>
      <w:marBottom w:val="0"/>
      <w:divBdr>
        <w:top w:val="none" w:sz="0" w:space="0" w:color="auto"/>
        <w:left w:val="none" w:sz="0" w:space="0" w:color="auto"/>
        <w:bottom w:val="none" w:sz="0" w:space="0" w:color="auto"/>
        <w:right w:val="none" w:sz="0" w:space="0" w:color="auto"/>
      </w:divBdr>
    </w:div>
    <w:div w:id="1063214947">
      <w:bodyDiv w:val="1"/>
      <w:marLeft w:val="0"/>
      <w:marRight w:val="0"/>
      <w:marTop w:val="0"/>
      <w:marBottom w:val="0"/>
      <w:divBdr>
        <w:top w:val="none" w:sz="0" w:space="0" w:color="auto"/>
        <w:left w:val="none" w:sz="0" w:space="0" w:color="auto"/>
        <w:bottom w:val="none" w:sz="0" w:space="0" w:color="auto"/>
        <w:right w:val="none" w:sz="0" w:space="0" w:color="auto"/>
      </w:divBdr>
    </w:div>
    <w:div w:id="1091968392">
      <w:bodyDiv w:val="1"/>
      <w:marLeft w:val="0"/>
      <w:marRight w:val="0"/>
      <w:marTop w:val="0"/>
      <w:marBottom w:val="0"/>
      <w:divBdr>
        <w:top w:val="none" w:sz="0" w:space="0" w:color="auto"/>
        <w:left w:val="none" w:sz="0" w:space="0" w:color="auto"/>
        <w:bottom w:val="none" w:sz="0" w:space="0" w:color="auto"/>
        <w:right w:val="none" w:sz="0" w:space="0" w:color="auto"/>
      </w:divBdr>
    </w:div>
    <w:div w:id="1300259595">
      <w:bodyDiv w:val="1"/>
      <w:marLeft w:val="0"/>
      <w:marRight w:val="0"/>
      <w:marTop w:val="0"/>
      <w:marBottom w:val="0"/>
      <w:divBdr>
        <w:top w:val="none" w:sz="0" w:space="0" w:color="auto"/>
        <w:left w:val="none" w:sz="0" w:space="0" w:color="auto"/>
        <w:bottom w:val="none" w:sz="0" w:space="0" w:color="auto"/>
        <w:right w:val="none" w:sz="0" w:space="0" w:color="auto"/>
      </w:divBdr>
    </w:div>
    <w:div w:id="1316488806">
      <w:bodyDiv w:val="1"/>
      <w:marLeft w:val="0"/>
      <w:marRight w:val="0"/>
      <w:marTop w:val="0"/>
      <w:marBottom w:val="0"/>
      <w:divBdr>
        <w:top w:val="none" w:sz="0" w:space="0" w:color="auto"/>
        <w:left w:val="none" w:sz="0" w:space="0" w:color="auto"/>
        <w:bottom w:val="none" w:sz="0" w:space="0" w:color="auto"/>
        <w:right w:val="none" w:sz="0" w:space="0" w:color="auto"/>
      </w:divBdr>
    </w:div>
    <w:div w:id="1415971773">
      <w:bodyDiv w:val="1"/>
      <w:marLeft w:val="0"/>
      <w:marRight w:val="0"/>
      <w:marTop w:val="0"/>
      <w:marBottom w:val="0"/>
      <w:divBdr>
        <w:top w:val="none" w:sz="0" w:space="0" w:color="auto"/>
        <w:left w:val="none" w:sz="0" w:space="0" w:color="auto"/>
        <w:bottom w:val="none" w:sz="0" w:space="0" w:color="auto"/>
        <w:right w:val="none" w:sz="0" w:space="0" w:color="auto"/>
      </w:divBdr>
    </w:div>
    <w:div w:id="1806775544">
      <w:bodyDiv w:val="1"/>
      <w:marLeft w:val="0"/>
      <w:marRight w:val="0"/>
      <w:marTop w:val="0"/>
      <w:marBottom w:val="0"/>
      <w:divBdr>
        <w:top w:val="none" w:sz="0" w:space="0" w:color="auto"/>
        <w:left w:val="none" w:sz="0" w:space="0" w:color="auto"/>
        <w:bottom w:val="none" w:sz="0" w:space="0" w:color="auto"/>
        <w:right w:val="none" w:sz="0" w:space="0" w:color="auto"/>
      </w:divBdr>
      <w:divsChild>
        <w:div w:id="845638066">
          <w:marLeft w:val="124"/>
          <w:marRight w:val="0"/>
          <w:marTop w:val="0"/>
          <w:marBottom w:val="0"/>
          <w:divBdr>
            <w:top w:val="none" w:sz="0" w:space="0" w:color="auto"/>
            <w:left w:val="none" w:sz="0" w:space="0" w:color="auto"/>
            <w:bottom w:val="none" w:sz="0" w:space="0" w:color="auto"/>
            <w:right w:val="none" w:sz="0" w:space="0" w:color="auto"/>
          </w:divBdr>
        </w:div>
      </w:divsChild>
    </w:div>
    <w:div w:id="1908879112">
      <w:bodyDiv w:val="1"/>
      <w:marLeft w:val="0"/>
      <w:marRight w:val="0"/>
      <w:marTop w:val="0"/>
      <w:marBottom w:val="0"/>
      <w:divBdr>
        <w:top w:val="none" w:sz="0" w:space="0" w:color="auto"/>
        <w:left w:val="none" w:sz="0" w:space="0" w:color="auto"/>
        <w:bottom w:val="none" w:sz="0" w:space="0" w:color="auto"/>
        <w:right w:val="none" w:sz="0" w:space="0" w:color="auto"/>
      </w:divBdr>
      <w:divsChild>
        <w:div w:id="54740375">
          <w:marLeft w:val="0"/>
          <w:marRight w:val="0"/>
          <w:marTop w:val="0"/>
          <w:marBottom w:val="0"/>
          <w:divBdr>
            <w:top w:val="none" w:sz="0" w:space="0" w:color="auto"/>
            <w:left w:val="none" w:sz="0" w:space="0" w:color="auto"/>
            <w:bottom w:val="none" w:sz="0" w:space="0" w:color="auto"/>
            <w:right w:val="none" w:sz="0" w:space="0" w:color="auto"/>
          </w:divBdr>
        </w:div>
        <w:div w:id="156506372">
          <w:marLeft w:val="0"/>
          <w:marRight w:val="0"/>
          <w:marTop w:val="0"/>
          <w:marBottom w:val="0"/>
          <w:divBdr>
            <w:top w:val="none" w:sz="0" w:space="0" w:color="auto"/>
            <w:left w:val="none" w:sz="0" w:space="0" w:color="auto"/>
            <w:bottom w:val="none" w:sz="0" w:space="0" w:color="auto"/>
            <w:right w:val="none" w:sz="0" w:space="0" w:color="auto"/>
          </w:divBdr>
        </w:div>
        <w:div w:id="220674005">
          <w:marLeft w:val="0"/>
          <w:marRight w:val="0"/>
          <w:marTop w:val="0"/>
          <w:marBottom w:val="0"/>
          <w:divBdr>
            <w:top w:val="none" w:sz="0" w:space="0" w:color="auto"/>
            <w:left w:val="none" w:sz="0" w:space="0" w:color="auto"/>
            <w:bottom w:val="none" w:sz="0" w:space="0" w:color="auto"/>
            <w:right w:val="none" w:sz="0" w:space="0" w:color="auto"/>
          </w:divBdr>
        </w:div>
        <w:div w:id="430785960">
          <w:marLeft w:val="0"/>
          <w:marRight w:val="0"/>
          <w:marTop w:val="0"/>
          <w:marBottom w:val="0"/>
          <w:divBdr>
            <w:top w:val="none" w:sz="0" w:space="0" w:color="auto"/>
            <w:left w:val="none" w:sz="0" w:space="0" w:color="auto"/>
            <w:bottom w:val="none" w:sz="0" w:space="0" w:color="auto"/>
            <w:right w:val="none" w:sz="0" w:space="0" w:color="auto"/>
          </w:divBdr>
        </w:div>
        <w:div w:id="601915138">
          <w:marLeft w:val="0"/>
          <w:marRight w:val="0"/>
          <w:marTop w:val="0"/>
          <w:marBottom w:val="0"/>
          <w:divBdr>
            <w:top w:val="none" w:sz="0" w:space="0" w:color="auto"/>
            <w:left w:val="none" w:sz="0" w:space="0" w:color="auto"/>
            <w:bottom w:val="none" w:sz="0" w:space="0" w:color="auto"/>
            <w:right w:val="none" w:sz="0" w:space="0" w:color="auto"/>
          </w:divBdr>
        </w:div>
        <w:div w:id="679770683">
          <w:marLeft w:val="0"/>
          <w:marRight w:val="0"/>
          <w:marTop w:val="0"/>
          <w:marBottom w:val="0"/>
          <w:divBdr>
            <w:top w:val="none" w:sz="0" w:space="0" w:color="auto"/>
            <w:left w:val="none" w:sz="0" w:space="0" w:color="auto"/>
            <w:bottom w:val="none" w:sz="0" w:space="0" w:color="auto"/>
            <w:right w:val="none" w:sz="0" w:space="0" w:color="auto"/>
          </w:divBdr>
        </w:div>
        <w:div w:id="1011644144">
          <w:marLeft w:val="0"/>
          <w:marRight w:val="0"/>
          <w:marTop w:val="0"/>
          <w:marBottom w:val="0"/>
          <w:divBdr>
            <w:top w:val="none" w:sz="0" w:space="0" w:color="auto"/>
            <w:left w:val="none" w:sz="0" w:space="0" w:color="auto"/>
            <w:bottom w:val="none" w:sz="0" w:space="0" w:color="auto"/>
            <w:right w:val="none" w:sz="0" w:space="0" w:color="auto"/>
          </w:divBdr>
        </w:div>
        <w:div w:id="1164784459">
          <w:marLeft w:val="0"/>
          <w:marRight w:val="0"/>
          <w:marTop w:val="0"/>
          <w:marBottom w:val="0"/>
          <w:divBdr>
            <w:top w:val="none" w:sz="0" w:space="0" w:color="auto"/>
            <w:left w:val="none" w:sz="0" w:space="0" w:color="auto"/>
            <w:bottom w:val="none" w:sz="0" w:space="0" w:color="auto"/>
            <w:right w:val="none" w:sz="0" w:space="0" w:color="auto"/>
          </w:divBdr>
        </w:div>
        <w:div w:id="1420173995">
          <w:marLeft w:val="0"/>
          <w:marRight w:val="0"/>
          <w:marTop w:val="0"/>
          <w:marBottom w:val="0"/>
          <w:divBdr>
            <w:top w:val="none" w:sz="0" w:space="0" w:color="auto"/>
            <w:left w:val="none" w:sz="0" w:space="0" w:color="auto"/>
            <w:bottom w:val="none" w:sz="0" w:space="0" w:color="auto"/>
            <w:right w:val="none" w:sz="0" w:space="0" w:color="auto"/>
          </w:divBdr>
        </w:div>
        <w:div w:id="1422946047">
          <w:marLeft w:val="0"/>
          <w:marRight w:val="0"/>
          <w:marTop w:val="0"/>
          <w:marBottom w:val="0"/>
          <w:divBdr>
            <w:top w:val="none" w:sz="0" w:space="0" w:color="auto"/>
            <w:left w:val="none" w:sz="0" w:space="0" w:color="auto"/>
            <w:bottom w:val="none" w:sz="0" w:space="0" w:color="auto"/>
            <w:right w:val="none" w:sz="0" w:space="0" w:color="auto"/>
          </w:divBdr>
        </w:div>
        <w:div w:id="1442190025">
          <w:marLeft w:val="0"/>
          <w:marRight w:val="0"/>
          <w:marTop w:val="0"/>
          <w:marBottom w:val="0"/>
          <w:divBdr>
            <w:top w:val="none" w:sz="0" w:space="0" w:color="auto"/>
            <w:left w:val="none" w:sz="0" w:space="0" w:color="auto"/>
            <w:bottom w:val="none" w:sz="0" w:space="0" w:color="auto"/>
            <w:right w:val="none" w:sz="0" w:space="0" w:color="auto"/>
          </w:divBdr>
        </w:div>
        <w:div w:id="1506242525">
          <w:marLeft w:val="0"/>
          <w:marRight w:val="0"/>
          <w:marTop w:val="0"/>
          <w:marBottom w:val="0"/>
          <w:divBdr>
            <w:top w:val="none" w:sz="0" w:space="0" w:color="auto"/>
            <w:left w:val="none" w:sz="0" w:space="0" w:color="auto"/>
            <w:bottom w:val="none" w:sz="0" w:space="0" w:color="auto"/>
            <w:right w:val="none" w:sz="0" w:space="0" w:color="auto"/>
          </w:divBdr>
        </w:div>
        <w:div w:id="1642079527">
          <w:marLeft w:val="0"/>
          <w:marRight w:val="0"/>
          <w:marTop w:val="0"/>
          <w:marBottom w:val="0"/>
          <w:divBdr>
            <w:top w:val="none" w:sz="0" w:space="0" w:color="auto"/>
            <w:left w:val="none" w:sz="0" w:space="0" w:color="auto"/>
            <w:bottom w:val="none" w:sz="0" w:space="0" w:color="auto"/>
            <w:right w:val="none" w:sz="0" w:space="0" w:color="auto"/>
          </w:divBdr>
        </w:div>
        <w:div w:id="1816675325">
          <w:marLeft w:val="0"/>
          <w:marRight w:val="0"/>
          <w:marTop w:val="0"/>
          <w:marBottom w:val="0"/>
          <w:divBdr>
            <w:top w:val="none" w:sz="0" w:space="0" w:color="auto"/>
            <w:left w:val="none" w:sz="0" w:space="0" w:color="auto"/>
            <w:bottom w:val="none" w:sz="0" w:space="0" w:color="auto"/>
            <w:right w:val="none" w:sz="0" w:space="0" w:color="auto"/>
          </w:divBdr>
        </w:div>
        <w:div w:id="1864173909">
          <w:marLeft w:val="0"/>
          <w:marRight w:val="0"/>
          <w:marTop w:val="0"/>
          <w:marBottom w:val="0"/>
          <w:divBdr>
            <w:top w:val="none" w:sz="0" w:space="0" w:color="auto"/>
            <w:left w:val="none" w:sz="0" w:space="0" w:color="auto"/>
            <w:bottom w:val="none" w:sz="0" w:space="0" w:color="auto"/>
            <w:right w:val="none" w:sz="0" w:space="0" w:color="auto"/>
          </w:divBdr>
        </w:div>
        <w:div w:id="1946108489">
          <w:marLeft w:val="0"/>
          <w:marRight w:val="0"/>
          <w:marTop w:val="0"/>
          <w:marBottom w:val="0"/>
          <w:divBdr>
            <w:top w:val="none" w:sz="0" w:space="0" w:color="auto"/>
            <w:left w:val="none" w:sz="0" w:space="0" w:color="auto"/>
            <w:bottom w:val="none" w:sz="0" w:space="0" w:color="auto"/>
            <w:right w:val="none" w:sz="0" w:space="0" w:color="auto"/>
          </w:divBdr>
          <w:divsChild>
            <w:div w:id="1997875659">
              <w:marLeft w:val="0"/>
              <w:marRight w:val="0"/>
              <w:marTop w:val="0"/>
              <w:marBottom w:val="0"/>
              <w:divBdr>
                <w:top w:val="none" w:sz="0" w:space="0" w:color="auto"/>
                <w:left w:val="none" w:sz="0" w:space="0" w:color="auto"/>
                <w:bottom w:val="none" w:sz="0" w:space="0" w:color="auto"/>
                <w:right w:val="none" w:sz="0" w:space="0" w:color="auto"/>
              </w:divBdr>
              <w:divsChild>
                <w:div w:id="538444233">
                  <w:marLeft w:val="0"/>
                  <w:marRight w:val="0"/>
                  <w:marTop w:val="0"/>
                  <w:marBottom w:val="0"/>
                  <w:divBdr>
                    <w:top w:val="none" w:sz="0" w:space="0" w:color="auto"/>
                    <w:left w:val="none" w:sz="0" w:space="0" w:color="auto"/>
                    <w:bottom w:val="none" w:sz="0" w:space="0" w:color="auto"/>
                    <w:right w:val="none" w:sz="0" w:space="0" w:color="auto"/>
                  </w:divBdr>
                  <w:divsChild>
                    <w:div w:id="1724137097">
                      <w:marLeft w:val="0"/>
                      <w:marRight w:val="0"/>
                      <w:marTop w:val="0"/>
                      <w:marBottom w:val="0"/>
                      <w:divBdr>
                        <w:top w:val="none" w:sz="0" w:space="0" w:color="auto"/>
                        <w:left w:val="none" w:sz="0" w:space="0" w:color="auto"/>
                        <w:bottom w:val="none" w:sz="0" w:space="0" w:color="auto"/>
                        <w:right w:val="none" w:sz="0" w:space="0" w:color="auto"/>
                      </w:divBdr>
                      <w:divsChild>
                        <w:div w:id="1514564268">
                          <w:marLeft w:val="0"/>
                          <w:marRight w:val="0"/>
                          <w:marTop w:val="0"/>
                          <w:marBottom w:val="0"/>
                          <w:divBdr>
                            <w:top w:val="none" w:sz="0" w:space="0" w:color="auto"/>
                            <w:left w:val="none" w:sz="0" w:space="0" w:color="auto"/>
                            <w:bottom w:val="none" w:sz="0" w:space="0" w:color="auto"/>
                            <w:right w:val="none" w:sz="0" w:space="0" w:color="auto"/>
                          </w:divBdr>
                          <w:divsChild>
                            <w:div w:id="1332562768">
                              <w:marLeft w:val="0"/>
                              <w:marRight w:val="0"/>
                              <w:marTop w:val="0"/>
                              <w:marBottom w:val="0"/>
                              <w:divBdr>
                                <w:top w:val="none" w:sz="0" w:space="0" w:color="auto"/>
                                <w:left w:val="none" w:sz="0" w:space="0" w:color="auto"/>
                                <w:bottom w:val="none" w:sz="0" w:space="0" w:color="auto"/>
                                <w:right w:val="none" w:sz="0" w:space="0" w:color="auto"/>
                              </w:divBdr>
                              <w:divsChild>
                                <w:div w:id="1700548696">
                                  <w:marLeft w:val="0"/>
                                  <w:marRight w:val="0"/>
                                  <w:marTop w:val="0"/>
                                  <w:marBottom w:val="0"/>
                                  <w:divBdr>
                                    <w:top w:val="none" w:sz="0" w:space="0" w:color="auto"/>
                                    <w:left w:val="none" w:sz="0" w:space="0" w:color="auto"/>
                                    <w:bottom w:val="none" w:sz="0" w:space="0" w:color="auto"/>
                                    <w:right w:val="none" w:sz="0" w:space="0" w:color="auto"/>
                                  </w:divBdr>
                                  <w:divsChild>
                                    <w:div w:id="4490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186080">
          <w:marLeft w:val="0"/>
          <w:marRight w:val="0"/>
          <w:marTop w:val="0"/>
          <w:marBottom w:val="0"/>
          <w:divBdr>
            <w:top w:val="none" w:sz="0" w:space="0" w:color="auto"/>
            <w:left w:val="none" w:sz="0" w:space="0" w:color="auto"/>
            <w:bottom w:val="none" w:sz="0" w:space="0" w:color="auto"/>
            <w:right w:val="none" w:sz="0" w:space="0" w:color="auto"/>
          </w:divBdr>
        </w:div>
        <w:div w:id="2099205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2.xml"/><Relationship Id="rId18" Type="http://schemas.openxmlformats.org/officeDocument/2006/relationships/hyperlink" Target="https://revista.enap.gov.br/index.php/RSP/article/view/9952"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gov.br/saude/pt-br/campanhas-da-saude/2023" TargetMode="External"/><Relationship Id="rId17" Type="http://schemas.openxmlformats.org/officeDocument/2006/relationships/image" Target="media/image3.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dades.ibge.gov.br/brasil/pesquisa/39/30279"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ustomXml" Target="../customXml/item2.xml"/><Relationship Id="rId10" Type="http://schemas.openxmlformats.org/officeDocument/2006/relationships/hyperlink" Target="https://encurtador.com.br/iGdav"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ipea.gov.br/portal/beneficiometro/dados/assistencia-social"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encurta.ae/jidUT" TargetMode="External"/><Relationship Id="rId2" Type="http://schemas.openxmlformats.org/officeDocument/2006/relationships/hyperlink" Target="https://www.cnmp.mp.br/direitoscoletivos/" TargetMode="External"/><Relationship Id="rId1" Type="http://schemas.openxmlformats.org/officeDocument/2006/relationships/hyperlink" Target="https://www.ipea.gov.br/portal/beneficiometro" TargetMode="External"/><Relationship Id="rId6" Type="http://schemas.openxmlformats.org/officeDocument/2006/relationships/hyperlink" Target="https://agenciabrasil.ebc.com.br/saude/noticia/2023-09/desinformacao-sobre-vacinas-se-comporta-como-epidemia" TargetMode="External"/><Relationship Id="rId5" Type="http://schemas.openxmlformats.org/officeDocument/2006/relationships/hyperlink" Target="http://legislacao.planalto.gov.br/legisla/legislacao.nsf/Viw_Identificacao/lei%2012.288-2010?OpenDocument" TargetMode="External"/><Relationship Id="rId4" Type="http://schemas.openxmlformats.org/officeDocument/2006/relationships/hyperlink" Target="https://www.gov.br/funai/pt-br/assuntos/noticias/2024/conheca-a-atuacao-da-funai-na-protecao-dos-povos-indigenas-isolados-e-de-recente-contato"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Dados/C&#243;pia%20de%20Apresenta&#231;&#227;o%20Vigiagua%2014-06-19%20(dados)(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Portal/Atualiza&#231;&#227;o%20dos%20indicadores%20mai_2024/Dados%20para%20indicadores%20do%20portal%20atualizado%20em%20mai_2024%20v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Campanhas%20CRAS%202023.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'Cobertura_usada no TD'!$B$12</c:f>
              <c:strCache>
                <c:ptCount val="1"/>
                <c:pt idx="0">
                  <c:v>% da pop. abastecida por Sistema de Abastecimento de Água (SAA)</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TD'!$B$13:$B$18</c:f>
              <c:numCache>
                <c:formatCode>0.00%</c:formatCode>
                <c:ptCount val="6"/>
                <c:pt idx="0">
                  <c:v>0.65075839664524748</c:v>
                </c:pt>
                <c:pt idx="1">
                  <c:v>0.70329619182653247</c:v>
                </c:pt>
                <c:pt idx="2">
                  <c:v>0.70321115410063106</c:v>
                </c:pt>
                <c:pt idx="3">
                  <c:v>0.75127348393552029</c:v>
                </c:pt>
                <c:pt idx="4">
                  <c:v>0.76595055556261038</c:v>
                </c:pt>
                <c:pt idx="5">
                  <c:v>0.78900000000000003</c:v>
                </c:pt>
              </c:numCache>
            </c:numRef>
          </c:val>
          <c:extLst>
            <c:ext xmlns:c16="http://schemas.microsoft.com/office/drawing/2014/chart" uri="{C3380CC4-5D6E-409C-BE32-E72D297353CC}">
              <c16:uniqueId val="{00000000-E6D7-4B39-A62D-E4B44E3E2435}"/>
            </c:ext>
          </c:extLst>
        </c:ser>
        <c:ser>
          <c:idx val="1"/>
          <c:order val="1"/>
          <c:tx>
            <c:strRef>
              <c:f>'Cobertura_usada no TD'!$C$12</c:f>
              <c:strCache>
                <c:ptCount val="1"/>
                <c:pt idx="0">
                  <c:v>% da pop. abastecida por Solução Alternativa Coletiva (SAC)</c:v>
                </c:pt>
              </c:strCache>
            </c:strRef>
          </c:tx>
          <c:spPr>
            <a:solidFill>
              <a:schemeClr val="accent6">
                <a:lumMod val="40000"/>
                <a:lumOff val="60000"/>
              </a:schemeClr>
            </a:solidFill>
            <a:ln>
              <a:noFill/>
            </a:ln>
            <a:effectLst/>
          </c:spPr>
          <c:invertIfNegative val="0"/>
          <c:dLbls>
            <c:dLbl>
              <c:idx val="0"/>
              <c:layout>
                <c:manualLayout>
                  <c:x val="6.6863419761548457E-2"/>
                  <c:y val="1.01781170483459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6D7-4B39-A62D-E4B44E3E2435}"/>
                </c:ext>
              </c:extLst>
            </c:dLbl>
            <c:dLbl>
              <c:idx val="1"/>
              <c:layout>
                <c:manualLayout>
                  <c:x val="6.8670539214563273E-2"/>
                  <c:y val="2.71416454622561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6D7-4B39-A62D-E4B44E3E2435}"/>
                </c:ext>
              </c:extLst>
            </c:dLbl>
            <c:dLbl>
              <c:idx val="2"/>
              <c:layout>
                <c:manualLayout>
                  <c:x val="6.8670539214563273E-2"/>
                  <c:y val="2.37489397794741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6D7-4B39-A62D-E4B44E3E2435}"/>
                </c:ext>
              </c:extLst>
            </c:dLbl>
            <c:dLbl>
              <c:idx val="3"/>
              <c:layout>
                <c:manualLayout>
                  <c:x val="7.0477658667578102E-2"/>
                  <c:y val="4.74978795589482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6D7-4B39-A62D-E4B44E3E2435}"/>
                </c:ext>
              </c:extLst>
            </c:dLbl>
            <c:dLbl>
              <c:idx val="4"/>
              <c:layout>
                <c:manualLayout>
                  <c:x val="6.6863419761548457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6D7-4B39-A62D-E4B44E3E2435}"/>
                </c:ext>
              </c:extLst>
            </c:dLbl>
            <c:dLbl>
              <c:idx val="5"/>
              <c:layout>
                <c:manualLayout>
                  <c:x val="6.8670539214563411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TD'!$C$13:$C$18</c:f>
              <c:numCache>
                <c:formatCode>0.00%</c:formatCode>
                <c:ptCount val="6"/>
                <c:pt idx="0">
                  <c:v>1.7895847182031386E-2</c:v>
                </c:pt>
                <c:pt idx="1">
                  <c:v>2.3836633246295074E-2</c:v>
                </c:pt>
                <c:pt idx="2">
                  <c:v>2.5047244932453399E-2</c:v>
                </c:pt>
                <c:pt idx="3">
                  <c:v>2.5720406776619058E-2</c:v>
                </c:pt>
                <c:pt idx="4">
                  <c:v>2.6752109410969466E-2</c:v>
                </c:pt>
                <c:pt idx="5">
                  <c:v>2.7E-2</c:v>
                </c:pt>
              </c:numCache>
            </c:numRef>
          </c:val>
          <c:extLst>
            <c:ext xmlns:c16="http://schemas.microsoft.com/office/drawing/2014/chart" uri="{C3380CC4-5D6E-409C-BE32-E72D297353CC}">
              <c16:uniqueId val="{00000007-E6D7-4B39-A62D-E4B44E3E2435}"/>
            </c:ext>
          </c:extLst>
        </c:ser>
        <c:ser>
          <c:idx val="2"/>
          <c:order val="2"/>
          <c:tx>
            <c:strRef>
              <c:f>'Cobertura_usada no TD'!$D$12</c:f>
              <c:strCache>
                <c:ptCount val="1"/>
                <c:pt idx="0">
                  <c:v>% da pop. abastecida por Solução Alternativa Individual (SAI)</c:v>
                </c:pt>
              </c:strCache>
            </c:strRef>
          </c:tx>
          <c:spPr>
            <a:solidFill>
              <a:srgbClr val="FFFF00"/>
            </a:solidFill>
            <a:ln>
              <a:noFill/>
            </a:ln>
            <a:effectLst/>
          </c:spPr>
          <c:invertIfNegative val="0"/>
          <c:dLbls>
            <c:dLbl>
              <c:idx val="0"/>
              <c:layout>
                <c:manualLayout>
                  <c:x val="6.8670539214563273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6D7-4B39-A62D-E4B44E3E2435}"/>
                </c:ext>
              </c:extLst>
            </c:dLbl>
            <c:dLbl>
              <c:idx val="1"/>
              <c:layout>
                <c:manualLayout>
                  <c:x val="6.8670539214563273E-2"/>
                  <c:y val="-2.37489397794741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6D7-4B39-A62D-E4B44E3E2435}"/>
                </c:ext>
              </c:extLst>
            </c:dLbl>
            <c:dLbl>
              <c:idx val="2"/>
              <c:layout>
                <c:manualLayout>
                  <c:x val="7.0477658667578102E-2"/>
                  <c:y val="-3.05343511450381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6D7-4B39-A62D-E4B44E3E2435}"/>
                </c:ext>
              </c:extLst>
            </c:dLbl>
            <c:dLbl>
              <c:idx val="3"/>
              <c:layout>
                <c:manualLayout>
                  <c:x val="6.8670539214563273E-2"/>
                  <c:y val="-3.0534351145038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6D7-4B39-A62D-E4B44E3E2435}"/>
                </c:ext>
              </c:extLst>
            </c:dLbl>
            <c:dLbl>
              <c:idx val="4"/>
              <c:layout>
                <c:manualLayout>
                  <c:x val="6.5056300308533627E-2"/>
                  <c:y val="-2.7141645462256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6D7-4B39-A62D-E4B44E3E2435}"/>
                </c:ext>
              </c:extLst>
            </c:dLbl>
            <c:dLbl>
              <c:idx val="5"/>
              <c:layout>
                <c:manualLayout>
                  <c:x val="6.3249180855518672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TD'!$D$13:$D$18</c:f>
              <c:numCache>
                <c:formatCode>0.00%</c:formatCode>
                <c:ptCount val="6"/>
                <c:pt idx="0">
                  <c:v>4.0136088658381582E-3</c:v>
                </c:pt>
                <c:pt idx="1">
                  <c:v>4.7681533489684147E-3</c:v>
                </c:pt>
                <c:pt idx="2">
                  <c:v>4.7246790747716896E-3</c:v>
                </c:pt>
                <c:pt idx="3">
                  <c:v>5.3730028042845964E-3</c:v>
                </c:pt>
                <c:pt idx="4">
                  <c:v>5.8104862699427436E-3</c:v>
                </c:pt>
                <c:pt idx="5">
                  <c:v>5.3166876495252301E-3</c:v>
                </c:pt>
              </c:numCache>
            </c:numRef>
          </c:val>
          <c:extLst>
            <c:ext xmlns:c16="http://schemas.microsoft.com/office/drawing/2014/chart" uri="{C3380CC4-5D6E-409C-BE32-E72D297353CC}">
              <c16:uniqueId val="{0000000E-E6D7-4B39-A62D-E4B44E3E2435}"/>
            </c:ext>
          </c:extLst>
        </c:ser>
        <c:ser>
          <c:idx val="3"/>
          <c:order val="3"/>
          <c:tx>
            <c:strRef>
              <c:f>'Cobertura_usada no TD'!$E$12</c:f>
              <c:strCache>
                <c:ptCount val="1"/>
                <c:pt idx="0">
                  <c:v>% Sem informação</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TD'!$E$13:$E$18</c:f>
              <c:numCache>
                <c:formatCode>0.00%</c:formatCode>
                <c:ptCount val="6"/>
                <c:pt idx="0">
                  <c:v>0.3273321522858918</c:v>
                </c:pt>
                <c:pt idx="1">
                  <c:v>0.26809902157820409</c:v>
                </c:pt>
                <c:pt idx="2">
                  <c:v>0.26701692678239203</c:v>
                </c:pt>
                <c:pt idx="3">
                  <c:v>0.21763310163183905</c:v>
                </c:pt>
                <c:pt idx="4">
                  <c:v>0.20148684394093519</c:v>
                </c:pt>
                <c:pt idx="5">
                  <c:v>0.1779</c:v>
                </c:pt>
              </c:numCache>
            </c:numRef>
          </c:val>
          <c:extLst>
            <c:ext xmlns:c16="http://schemas.microsoft.com/office/drawing/2014/chart" uri="{C3380CC4-5D6E-409C-BE32-E72D297353CC}">
              <c16:uniqueId val="{0000000F-E6D7-4B39-A62D-E4B44E3E2435}"/>
            </c:ext>
          </c:extLst>
        </c:ser>
        <c:dLbls>
          <c:showLegendKey val="0"/>
          <c:showVal val="0"/>
          <c:showCatName val="0"/>
          <c:showSerName val="0"/>
          <c:showPercent val="0"/>
          <c:showBubbleSize val="0"/>
        </c:dLbls>
        <c:gapWidth val="150"/>
        <c:overlap val="100"/>
        <c:axId val="1012304016"/>
        <c:axId val="1012317736"/>
      </c:barChart>
      <c:catAx>
        <c:axId val="1012304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17736"/>
        <c:crosses val="autoZero"/>
        <c:auto val="1"/>
        <c:lblAlgn val="ctr"/>
        <c:lblOffset val="100"/>
        <c:noMultiLvlLbl val="0"/>
      </c:catAx>
      <c:valAx>
        <c:axId val="1012317736"/>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04016"/>
        <c:crosses val="autoZero"/>
        <c:crossBetween val="between"/>
      </c:valAx>
      <c:spPr>
        <a:noFill/>
        <a:ln>
          <a:noFill/>
        </a:ln>
        <a:effectLst/>
      </c:spPr>
    </c:plotArea>
    <c:legend>
      <c:legendPos val="b"/>
      <c:layout>
        <c:manualLayout>
          <c:xMode val="edge"/>
          <c:yMode val="edge"/>
          <c:x val="4.5289956658625688E-2"/>
          <c:y val="0.70130482289589346"/>
          <c:w val="0.92264905813021858"/>
          <c:h val="0.2738040756728681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8675456131534025E-2"/>
          <c:y val="0.10355987055016182"/>
          <c:w val="0.90594499866358846"/>
          <c:h val="0.72536344858250845"/>
        </c:manualLayout>
      </c:layout>
      <c:lineChart>
        <c:grouping val="standard"/>
        <c:varyColors val="0"/>
        <c:ser>
          <c:idx val="0"/>
          <c:order val="0"/>
          <c:tx>
            <c:strRef>
              <c:f>'[Dados para indicadores do portal atualizado em mai_2024 v3.xlsx]Ind 4.1.2'!$I$3</c:f>
              <c:strCache>
                <c:ptCount val="1"/>
                <c:pt idx="0">
                  <c:v>(%)</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'[Dados para indicadores do portal atualizado em mai_2024 v3.xlsx]Ind 4.1.2'!$F$4:$F$15</c:f>
              <c:numCache>
                <c:formatCode>General</c:formatCode>
                <c:ptCount val="12"/>
                <c:pt idx="0">
                  <c:v>2012</c:v>
                </c:pt>
                <c:pt idx="1">
                  <c:v>2013</c:v>
                </c:pt>
                <c:pt idx="2">
                  <c:v>2014</c:v>
                </c:pt>
                <c:pt idx="3">
                  <c:v>2015</c:v>
                </c:pt>
                <c:pt idx="4">
                  <c:v>2016</c:v>
                </c:pt>
                <c:pt idx="5">
                  <c:v>2017</c:v>
                </c:pt>
                <c:pt idx="6">
                  <c:v>2018</c:v>
                </c:pt>
                <c:pt idx="7">
                  <c:v>2019</c:v>
                </c:pt>
                <c:pt idx="8">
                  <c:v>2020</c:v>
                </c:pt>
                <c:pt idx="9">
                  <c:v>2021</c:v>
                </c:pt>
                <c:pt idx="10">
                  <c:v>2022</c:v>
                </c:pt>
                <c:pt idx="11">
                  <c:v>2023</c:v>
                </c:pt>
              </c:numCache>
            </c:numRef>
          </c:cat>
          <c:val>
            <c:numRef>
              <c:f>'[Dados para indicadores do portal atualizado em mai_2024 v3.xlsx]Ind 4.1.2'!$I$4:$I$15</c:f>
              <c:numCache>
                <c:formatCode>0.0</c:formatCode>
                <c:ptCount val="12"/>
                <c:pt idx="0">
                  <c:v>1.5061310693891343</c:v>
                </c:pt>
                <c:pt idx="1">
                  <c:v>1.4939095731410412</c:v>
                </c:pt>
                <c:pt idx="2">
                  <c:v>1.5678628308096938</c:v>
                </c:pt>
                <c:pt idx="3">
                  <c:v>1.5404618083490478</c:v>
                </c:pt>
                <c:pt idx="4">
                  <c:v>1.4575916445340569</c:v>
                </c:pt>
                <c:pt idx="5">
                  <c:v>1.3715198481422413</c:v>
                </c:pt>
                <c:pt idx="6">
                  <c:v>1.3701865430983284</c:v>
                </c:pt>
                <c:pt idx="7">
                  <c:v>1.3855314573571875</c:v>
                </c:pt>
                <c:pt idx="8">
                  <c:v>0.76414404833509764</c:v>
                </c:pt>
                <c:pt idx="9">
                  <c:v>0.7570182072791134</c:v>
                </c:pt>
                <c:pt idx="10">
                  <c:v>1.0052715754340358</c:v>
                </c:pt>
                <c:pt idx="11">
                  <c:v>1.1143831334530048</c:v>
                </c:pt>
              </c:numCache>
            </c:numRef>
          </c:val>
          <c:smooth val="0"/>
          <c:extLst>
            <c:ext xmlns:c16="http://schemas.microsoft.com/office/drawing/2014/chart" uri="{C3380CC4-5D6E-409C-BE32-E72D297353CC}">
              <c16:uniqueId val="{00000000-AE5C-40CB-945B-C22F5692AEB3}"/>
            </c:ext>
          </c:extLst>
        </c:ser>
        <c:dLbls>
          <c:showLegendKey val="0"/>
          <c:showVal val="0"/>
          <c:showCatName val="0"/>
          <c:showSerName val="0"/>
          <c:showPercent val="0"/>
          <c:showBubbleSize val="0"/>
        </c:dLbls>
        <c:marker val="1"/>
        <c:smooth val="0"/>
        <c:axId val="576721696"/>
        <c:axId val="576722088"/>
      </c:lineChart>
      <c:catAx>
        <c:axId val="576721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2088"/>
        <c:crosses val="autoZero"/>
        <c:auto val="1"/>
        <c:lblAlgn val="ctr"/>
        <c:lblOffset val="100"/>
        <c:noMultiLvlLbl val="0"/>
      </c:catAx>
      <c:valAx>
        <c:axId val="576722088"/>
        <c:scaling>
          <c:orientation val="minMax"/>
          <c:max val="1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16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3292545960712442"/>
          <c:y val="5.0925925925925923E-2"/>
          <c:w val="0.51843978962089199"/>
          <c:h val="0.81328459913175233"/>
        </c:manualLayout>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'[Campanhas CRAS 2023.xlsx]Planilha1'!$E$7:$E$11</c:f>
              <c:strCache>
                <c:ptCount val="5"/>
                <c:pt idx="0">
                  <c:v>Direito das pessoas idosas</c:v>
                </c:pt>
                <c:pt idx="1">
                  <c:v>PBF e Condicionalidades</c:v>
                </c:pt>
                <c:pt idx="2">
                  <c:v>Direito das Mulheres</c:v>
                </c:pt>
                <c:pt idx="3">
                  <c:v>Violência doméstica contra mulheres</c:v>
                </c:pt>
                <c:pt idx="4">
                  <c:v>Direito à transferência de renda e benefícios assistenciais</c:v>
                </c:pt>
              </c:strCache>
            </c:strRef>
          </c:cat>
          <c:val>
            <c:numRef>
              <c:f>'[Campanhas CRAS 2023.xlsx]Planilha1'!$G$7:$G$11</c:f>
              <c:numCache>
                <c:formatCode>0.0%</c:formatCode>
                <c:ptCount val="5"/>
                <c:pt idx="0">
                  <c:v>0.36546695984261079</c:v>
                </c:pt>
                <c:pt idx="1">
                  <c:v>0.38664506422867723</c:v>
                </c:pt>
                <c:pt idx="2">
                  <c:v>0.41117926165953017</c:v>
                </c:pt>
                <c:pt idx="3">
                  <c:v>0.44288855456544379</c:v>
                </c:pt>
                <c:pt idx="4">
                  <c:v>0.52771669945608146</c:v>
                </c:pt>
              </c:numCache>
            </c:numRef>
          </c:val>
          <c:extLst>
            <c:ext xmlns:c16="http://schemas.microsoft.com/office/drawing/2014/chart" uri="{C3380CC4-5D6E-409C-BE32-E72D297353CC}">
              <c16:uniqueId val="{00000000-D0E2-48F9-A55F-00151961A58A}"/>
            </c:ext>
          </c:extLst>
        </c:ser>
        <c:dLbls>
          <c:showLegendKey val="0"/>
          <c:showVal val="0"/>
          <c:showCatName val="0"/>
          <c:showSerName val="0"/>
          <c:showPercent val="0"/>
          <c:showBubbleSize val="0"/>
        </c:dLbls>
        <c:gapWidth val="182"/>
        <c:axId val="456745536"/>
        <c:axId val="456747496"/>
      </c:barChart>
      <c:catAx>
        <c:axId val="4567455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r">
              <a:defRPr sz="900" b="0" i="0" u="none" strike="noStrike" kern="1200" baseline="0">
                <a:solidFill>
                  <a:schemeClr val="tx1">
                    <a:lumMod val="65000"/>
                    <a:lumOff val="35000"/>
                  </a:schemeClr>
                </a:solidFill>
                <a:latin typeface="+mn-lt"/>
                <a:ea typeface="+mn-ea"/>
                <a:cs typeface="+mn-cs"/>
              </a:defRPr>
            </a:pPr>
            <a:endParaRPr lang="pt-BR"/>
          </a:p>
        </c:txPr>
        <c:crossAx val="456747496"/>
        <c:crosses val="autoZero"/>
        <c:auto val="0"/>
        <c:lblAlgn val="ctr"/>
        <c:lblOffset val="100"/>
        <c:noMultiLvlLbl val="0"/>
      </c:catAx>
      <c:valAx>
        <c:axId val="456747496"/>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456745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8090A2923F69846A3DD3F02C3CD8249" ma:contentTypeVersion="12" ma:contentTypeDescription="Crie um novo documento." ma:contentTypeScope="" ma:versionID="9e3ea70a256df55d8ce235008e58d07b">
  <xsd:schema xmlns:xsd="http://www.w3.org/2001/XMLSchema" xmlns:xs="http://www.w3.org/2001/XMLSchema" xmlns:p="http://schemas.microsoft.com/office/2006/metadata/properties" xmlns:ns2="65873665-62ec-4446-9267-2f203ff13dee" xmlns:ns3="041c005b-97a6-41cd-be39-444a64c543cc" targetNamespace="http://schemas.microsoft.com/office/2006/metadata/properties" ma:root="true" ma:fieldsID="3eab9e533aed570785a643da0e3069ef" ns2:_="" ns3:_="">
    <xsd:import namespace="65873665-62ec-4446-9267-2f203ff13dee"/>
    <xsd:import namespace="041c005b-97a6-41cd-be39-444a64c54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73665-62ec-4446-9267-2f203ff13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b36a4e3-a74c-4876-9192-b48d9869b3a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1c005b-97a6-41cd-be39-444a64c543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e71263-998d-46f7-ad2d-1e196194442d}" ma:internalName="TaxCatchAll" ma:showField="CatchAllData" ma:web="041c005b-97a6-41cd-be39-444a64c54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5873665-62ec-4446-9267-2f203ff13dee">
      <Terms xmlns="http://schemas.microsoft.com/office/infopath/2007/PartnerControls"/>
    </lcf76f155ced4ddcb4097134ff3c332f>
    <TaxCatchAll xmlns="041c005b-97a6-41cd-be39-444a64c543cc" xsi:nil="true"/>
  </documentManagement>
</p:properties>
</file>

<file path=customXml/itemProps1.xml><?xml version="1.0" encoding="utf-8"?>
<ds:datastoreItem xmlns:ds="http://schemas.openxmlformats.org/officeDocument/2006/customXml" ds:itemID="{108C105F-AD23-4041-A7F0-57CE0AFAE09C}">
  <ds:schemaRefs>
    <ds:schemaRef ds:uri="http://schemas.openxmlformats.org/officeDocument/2006/bibliography"/>
  </ds:schemaRefs>
</ds:datastoreItem>
</file>

<file path=customXml/itemProps2.xml><?xml version="1.0" encoding="utf-8"?>
<ds:datastoreItem xmlns:ds="http://schemas.openxmlformats.org/officeDocument/2006/customXml" ds:itemID="{C7BBC9C5-22E0-4718-A8CC-2B3ACBDC6D3B}"/>
</file>

<file path=customXml/itemProps3.xml><?xml version="1.0" encoding="utf-8"?>
<ds:datastoreItem xmlns:ds="http://schemas.openxmlformats.org/officeDocument/2006/customXml" ds:itemID="{B26A809E-FD56-4A06-B89B-841D97EA59E4}"/>
</file>

<file path=customXml/itemProps4.xml><?xml version="1.0" encoding="utf-8"?>
<ds:datastoreItem xmlns:ds="http://schemas.openxmlformats.org/officeDocument/2006/customXml" ds:itemID="{554A2F73-335E-46D6-8795-858E59AAE77F}"/>
</file>

<file path=docProps/app.xml><?xml version="1.0" encoding="utf-8"?>
<Properties xmlns="http://schemas.openxmlformats.org/officeDocument/2006/extended-properties" xmlns:vt="http://schemas.openxmlformats.org/officeDocument/2006/docPropsVTypes">
  <Template>Normal</Template>
  <TotalTime>2</TotalTime>
  <Pages>40</Pages>
  <Words>17935</Words>
  <Characters>96854</Characters>
  <Application>Microsoft Office Word</Application>
  <DocSecurity>4</DocSecurity>
  <Lines>807</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jaccoud</dc:creator>
  <cp:keywords/>
  <dc:description/>
  <cp:lastModifiedBy>Alda Pimentel de Matos Guerreiro Chaves</cp:lastModifiedBy>
  <cp:revision>2</cp:revision>
  <dcterms:created xsi:type="dcterms:W3CDTF">2025-02-24T12:10:00Z</dcterms:created>
  <dcterms:modified xsi:type="dcterms:W3CDTF">2025-02-24T12:10:00Z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0x01010098090A2923F69846A3DD3F02C3CD8249</vt:lpwstr>
  </property>
</Properties>
</file>